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99"/>
        <w:gridCol w:w="7400"/>
        <w:gridCol w:w="601"/>
      </w:tblGrid>
      <w:tr w:rsidR="00532046" w14:paraId="172270AC" w14:textId="77777777">
        <w:trPr>
          <w:trHeight w:val="1931"/>
        </w:trPr>
        <w:tc>
          <w:tcPr>
            <w:tcW w:w="699" w:type="dxa"/>
          </w:tcPr>
          <w:p w14:paraId="6E4764A1" w14:textId="77777777" w:rsidR="00532046" w:rsidRDefault="00AC63B6" w:rsidP="00501009">
            <w:r>
              <w:rPr>
                <w:noProof/>
              </w:rPr>
              <w:pict w14:anchorId="4F6566E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5" o:spid="_x0000_s2053" type="#_x0000_t75" alt="씽크포비엘_투명.png" style="position:absolute;left:0;text-align:left;margin-left:360.7pt;margin-top:600.6pt;width:125.2pt;height:117.85pt;z-index:251658241;visibility:visible">
                  <v:imagedata r:id="rId11" o:title="씽크포비엘_투명" croptop="18394f" cropbottom="29913f" cropleft="43208f" cropright="12159f"/>
                </v:shape>
              </w:pict>
            </w:r>
            <w:r>
              <w:rPr>
                <w:noProof/>
              </w:rPr>
              <w:pict w14:anchorId="002A1DB7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50" type="#_x0000_t202" style="position:absolute;left:0;text-align:left;margin-left:-15.5pt;margin-top:682.95pt;width:6in;height:27pt;z-index:251658240" filled="f" fillcolor="#ff9" stroked="f">
                  <v:textbox style="mso-next-textbox:#_x0000_s2050">
                    <w:txbxContent>
                      <w:p w14:paraId="07A3EEF1" w14:textId="77777777" w:rsidR="008132B4" w:rsidRPr="009A3307" w:rsidRDefault="008132B4" w:rsidP="00501009">
                        <w:r w:rsidRPr="009A3307">
                          <w:rPr>
                            <w:rFonts w:hint="eastAsia"/>
                          </w:rPr>
                          <w:t>C</w:t>
                        </w:r>
                        <w:r w:rsidRPr="009A3307">
                          <w:t xml:space="preserve">opyright </w:t>
                        </w:r>
                        <w:r w:rsidRPr="009A3307">
                          <w:rPr>
                            <w:rFonts w:hint="eastAsia"/>
                          </w:rPr>
                          <w:t>ⓒ</w:t>
                        </w:r>
                        <w:r w:rsidRPr="009A3307">
                          <w:t xml:space="preserve"> </w:t>
                        </w:r>
                        <w:r w:rsidRPr="009A3307">
                          <w:rPr>
                            <w:rFonts w:hint="eastAsia"/>
                          </w:rPr>
                          <w:t>20</w:t>
                        </w:r>
                        <w:r w:rsidRPr="009A3307">
                          <w:t xml:space="preserve">25 </w:t>
                        </w:r>
                        <w:r w:rsidRPr="009A3307">
                          <w:rPr>
                            <w:rFonts w:hint="eastAsia"/>
                          </w:rPr>
                          <w:t>ThinkforBL</w:t>
                        </w:r>
                        <w:r w:rsidRPr="009A3307">
                          <w:t xml:space="preserve"> Co., Ltd. All Rights Reserved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400" w:type="dxa"/>
          </w:tcPr>
          <w:p w14:paraId="43EC5692" w14:textId="77777777" w:rsidR="00532046" w:rsidRDefault="00532046" w:rsidP="00501009"/>
        </w:tc>
        <w:tc>
          <w:tcPr>
            <w:tcW w:w="601" w:type="dxa"/>
          </w:tcPr>
          <w:p w14:paraId="5CC1F009" w14:textId="77777777" w:rsidR="00532046" w:rsidRDefault="00532046" w:rsidP="00501009"/>
        </w:tc>
      </w:tr>
      <w:tr w:rsidR="00532046" w14:paraId="1A7FC259" w14:textId="77777777">
        <w:trPr>
          <w:trHeight w:val="1246"/>
        </w:trPr>
        <w:tc>
          <w:tcPr>
            <w:tcW w:w="699" w:type="dxa"/>
          </w:tcPr>
          <w:p w14:paraId="1F494370" w14:textId="77777777" w:rsidR="00532046" w:rsidRDefault="00AC63B6" w:rsidP="00501009">
            <w:r>
              <w:rPr>
                <w:noProof/>
              </w:rPr>
              <w:pict w14:anchorId="6AC2AEE0">
                <v:shape id="_x0000_s2054" type="#_x0000_t75" style="position:absolute;left:0;text-align:left;margin-left:-60.5pt;margin-top:-18.8pt;width:545.65pt;height:111.75pt;z-index:-251658238;mso-position-horizontal-relative:text;mso-position-vertical-relative:text" wrapcoords="-30 0 -30 21494 21600 21494 21600 0 -30 0">
                  <v:imagedata r:id="rId12" o:title="back_05"/>
                </v:shape>
              </w:pict>
            </w:r>
          </w:p>
        </w:tc>
        <w:tc>
          <w:tcPr>
            <w:tcW w:w="7400" w:type="dxa"/>
          </w:tcPr>
          <w:p w14:paraId="58ACE811" w14:textId="77777777" w:rsidR="00532046" w:rsidRPr="001607B8" w:rsidRDefault="009072C2" w:rsidP="00501009">
            <w:pPr>
              <w:rPr>
                <w:sz w:val="24"/>
              </w:rPr>
            </w:pPr>
            <w:r w:rsidRPr="009A3307">
              <w:rPr>
                <w:rFonts w:hint="eastAsia"/>
              </w:rPr>
              <w:t>모델 검증 및 안전장치 (Model Validation &amp; Safeguards)</w:t>
            </w:r>
            <w:r w:rsidR="009A3307">
              <w:t xml:space="preserve"> </w:t>
            </w:r>
          </w:p>
        </w:tc>
        <w:tc>
          <w:tcPr>
            <w:tcW w:w="601" w:type="dxa"/>
          </w:tcPr>
          <w:p w14:paraId="7C4FBFD8" w14:textId="77777777" w:rsidR="00532046" w:rsidRDefault="00532046" w:rsidP="00501009"/>
        </w:tc>
      </w:tr>
      <w:tr w:rsidR="00532046" w14:paraId="78BC38D2" w14:textId="77777777">
        <w:trPr>
          <w:trHeight w:hRule="exact" w:val="4518"/>
        </w:trPr>
        <w:tc>
          <w:tcPr>
            <w:tcW w:w="699" w:type="dxa"/>
          </w:tcPr>
          <w:p w14:paraId="324F93FE" w14:textId="77777777" w:rsidR="00532046" w:rsidRDefault="00532046" w:rsidP="00501009"/>
        </w:tc>
        <w:tc>
          <w:tcPr>
            <w:tcW w:w="7400" w:type="dxa"/>
          </w:tcPr>
          <w:p w14:paraId="31ED51F0" w14:textId="77777777" w:rsidR="00532046" w:rsidRDefault="00532046" w:rsidP="00501009">
            <w:pPr>
              <w:pStyle w:val="a5"/>
            </w:pPr>
          </w:p>
          <w:p w14:paraId="786D35C8" w14:textId="77777777" w:rsidR="00532046" w:rsidRDefault="00532046" w:rsidP="00501009">
            <w:pPr>
              <w:pStyle w:val="a5"/>
            </w:pPr>
          </w:p>
          <w:p w14:paraId="10B53272" w14:textId="77777777" w:rsidR="00532046" w:rsidRPr="009A3307" w:rsidRDefault="00532046" w:rsidP="00501009">
            <w:pPr>
              <w:pStyle w:val="a5"/>
            </w:pPr>
            <w:r w:rsidRPr="009A3307">
              <w:rPr>
                <w:rFonts w:hint="eastAsia"/>
              </w:rPr>
              <w:t xml:space="preserve">문서번호 : </w:t>
            </w:r>
            <w:r w:rsidR="00110C15" w:rsidRPr="009A3307">
              <w:t>TRAITHON-0</w:t>
            </w:r>
            <w:r w:rsidR="009072C2" w:rsidRPr="009A3307">
              <w:t>4</w:t>
            </w:r>
          </w:p>
          <w:p w14:paraId="125CEB66" w14:textId="77777777" w:rsidR="00532046" w:rsidRDefault="00532046" w:rsidP="00501009">
            <w:pPr>
              <w:pStyle w:val="a5"/>
              <w:rPr>
                <w:rFonts w:ascii="굴림" w:hAnsi="굴림"/>
              </w:rPr>
            </w:pPr>
            <w:r w:rsidRPr="009A3307">
              <w:rPr>
                <w:rFonts w:hint="eastAsia"/>
              </w:rPr>
              <w:t>버</w:t>
            </w:r>
            <w:r w:rsidR="00701E0D">
              <w:rPr>
                <w:rFonts w:hint="eastAsia"/>
              </w:rPr>
              <w:t xml:space="preserve"> </w:t>
            </w:r>
            <w:r w:rsidRPr="009A3307">
              <w:rPr>
                <w:rFonts w:hint="eastAsia"/>
              </w:rPr>
              <w:t>젼 : v1.0</w:t>
            </w:r>
          </w:p>
        </w:tc>
        <w:tc>
          <w:tcPr>
            <w:tcW w:w="601" w:type="dxa"/>
          </w:tcPr>
          <w:p w14:paraId="11BF7370" w14:textId="77777777" w:rsidR="00532046" w:rsidRDefault="00532046" w:rsidP="00501009"/>
        </w:tc>
      </w:tr>
      <w:tr w:rsidR="00532046" w14:paraId="2E64E9CD" w14:textId="77777777">
        <w:trPr>
          <w:trHeight w:hRule="exact" w:val="1427"/>
        </w:trPr>
        <w:tc>
          <w:tcPr>
            <w:tcW w:w="699" w:type="dxa"/>
          </w:tcPr>
          <w:p w14:paraId="67DCC5C6" w14:textId="77777777" w:rsidR="00532046" w:rsidRDefault="00532046" w:rsidP="00501009"/>
        </w:tc>
        <w:tc>
          <w:tcPr>
            <w:tcW w:w="7400" w:type="dxa"/>
          </w:tcPr>
          <w:p w14:paraId="1B9C35F1" w14:textId="77777777" w:rsidR="00532046" w:rsidRPr="006F12F3" w:rsidRDefault="00532046" w:rsidP="00501009"/>
          <w:p w14:paraId="52CE1F70" w14:textId="77777777" w:rsidR="00532046" w:rsidRPr="006F12F3" w:rsidRDefault="00716150" w:rsidP="00501009">
            <w:r w:rsidRPr="009A3307">
              <w:t>㈜</w:t>
            </w:r>
            <w:r w:rsidRPr="009A3307">
              <w:rPr>
                <w:rFonts w:hint="eastAsia"/>
              </w:rPr>
              <w:t>씽크포비엘</w:t>
            </w:r>
          </w:p>
        </w:tc>
        <w:tc>
          <w:tcPr>
            <w:tcW w:w="601" w:type="dxa"/>
          </w:tcPr>
          <w:p w14:paraId="4898F111" w14:textId="77777777" w:rsidR="00532046" w:rsidRDefault="00532046" w:rsidP="00501009"/>
        </w:tc>
      </w:tr>
      <w:tr w:rsidR="00532046" w14:paraId="31C39652" w14:textId="77777777">
        <w:trPr>
          <w:trHeight w:val="912"/>
        </w:trPr>
        <w:tc>
          <w:tcPr>
            <w:tcW w:w="699" w:type="dxa"/>
          </w:tcPr>
          <w:p w14:paraId="706A2208" w14:textId="77777777" w:rsidR="00532046" w:rsidRDefault="00532046" w:rsidP="00501009"/>
        </w:tc>
        <w:tc>
          <w:tcPr>
            <w:tcW w:w="7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A86E77" w14:textId="77777777" w:rsidR="00532046" w:rsidRPr="006F12F3" w:rsidRDefault="00532046" w:rsidP="00501009">
            <w:r w:rsidRPr="009A3307">
              <w:rPr>
                <w:rFonts w:hint="eastAsia"/>
              </w:rPr>
              <w:t xml:space="preserve">본 문서는 귀하에게만 한정적으로 제공된 자료이므로, </w:t>
            </w:r>
            <w:r w:rsidR="00716150" w:rsidRPr="009A3307">
              <w:rPr>
                <w:rFonts w:hint="eastAsia"/>
              </w:rPr>
              <w:t>㈜씽크포비엘</w:t>
            </w:r>
            <w:r w:rsidR="00B66C40" w:rsidRPr="009A3307">
              <w:rPr>
                <w:rFonts w:hint="eastAsia"/>
              </w:rPr>
              <w:t>의</w:t>
            </w:r>
            <w:r w:rsidRPr="009A3307">
              <w:rPr>
                <w:rFonts w:hint="eastAsia"/>
              </w:rPr>
              <w:t xml:space="preserve"> 서면 동의 없이는 제 3자에게 공개할 수 없습니다.</w:t>
            </w:r>
          </w:p>
        </w:tc>
        <w:tc>
          <w:tcPr>
            <w:tcW w:w="601" w:type="dxa"/>
            <w:tcBorders>
              <w:left w:val="nil"/>
            </w:tcBorders>
          </w:tcPr>
          <w:p w14:paraId="02A291E4" w14:textId="77777777" w:rsidR="00532046" w:rsidRDefault="00532046" w:rsidP="00501009"/>
        </w:tc>
      </w:tr>
      <w:tr w:rsidR="00532046" w14:paraId="5B92130D" w14:textId="77777777">
        <w:trPr>
          <w:trHeight w:val="1088"/>
        </w:trPr>
        <w:tc>
          <w:tcPr>
            <w:tcW w:w="699" w:type="dxa"/>
          </w:tcPr>
          <w:p w14:paraId="376A8E00" w14:textId="77777777" w:rsidR="00532046" w:rsidRDefault="00532046" w:rsidP="00501009"/>
        </w:tc>
        <w:tc>
          <w:tcPr>
            <w:tcW w:w="7400" w:type="dxa"/>
            <w:vAlign w:val="center"/>
          </w:tcPr>
          <w:p w14:paraId="0DD6680D" w14:textId="77777777" w:rsidR="00532046" w:rsidRPr="006F12F3" w:rsidRDefault="00532046" w:rsidP="00501009">
            <w:r w:rsidRPr="009A3307">
              <w:rPr>
                <w:rFonts w:hint="eastAsia"/>
              </w:rPr>
              <w:t>대외비</w:t>
            </w:r>
          </w:p>
        </w:tc>
        <w:tc>
          <w:tcPr>
            <w:tcW w:w="601" w:type="dxa"/>
          </w:tcPr>
          <w:p w14:paraId="75626A39" w14:textId="77777777" w:rsidR="00532046" w:rsidRDefault="00532046" w:rsidP="00501009"/>
        </w:tc>
      </w:tr>
    </w:tbl>
    <w:p w14:paraId="0DF1CDCA" w14:textId="77777777" w:rsidR="00532046" w:rsidRDefault="00532046" w:rsidP="00501009"/>
    <w:p w14:paraId="10707FB9" w14:textId="77777777" w:rsidR="009A3307" w:rsidRDefault="009A3307" w:rsidP="00501009"/>
    <w:p w14:paraId="46E09EAB" w14:textId="77777777" w:rsidR="00532046" w:rsidRDefault="00532046" w:rsidP="00501009"/>
    <w:p w14:paraId="3233E462" w14:textId="77777777" w:rsidR="00532046" w:rsidRDefault="00532046" w:rsidP="00501009">
      <w:pPr>
        <w:pStyle w:val="a4"/>
      </w:pPr>
    </w:p>
    <w:tbl>
      <w:tblPr>
        <w:tblW w:w="0" w:type="auto"/>
        <w:tblBorders>
          <w:top w:val="thinThickMediumGap" w:sz="2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702"/>
      </w:tblGrid>
      <w:tr w:rsidR="00532046" w:rsidRPr="006F12F3" w14:paraId="5DAC6A92" w14:textId="77777777">
        <w:tc>
          <w:tcPr>
            <w:tcW w:w="8702" w:type="dxa"/>
          </w:tcPr>
          <w:p w14:paraId="0BCD4A6A" w14:textId="77777777" w:rsidR="00532046" w:rsidRPr="006F12F3" w:rsidRDefault="00532046" w:rsidP="00501009">
            <w:pPr>
              <w:rPr>
                <w:rFonts w:cs="Arial"/>
              </w:rPr>
            </w:pPr>
            <w:r w:rsidRPr="009A3307">
              <w:rPr>
                <w:rFonts w:hint="eastAsia"/>
              </w:rPr>
              <w:t>목</w:t>
            </w:r>
            <w:r w:rsidR="00701E0D">
              <w:rPr>
                <w:rFonts w:hint="eastAsia"/>
              </w:rPr>
              <w:t xml:space="preserve"> </w:t>
            </w:r>
            <w:r w:rsidRPr="009A3307">
              <w:rPr>
                <w:rFonts w:hint="eastAsia"/>
              </w:rPr>
              <w:t>차</w:t>
            </w:r>
          </w:p>
        </w:tc>
      </w:tr>
    </w:tbl>
    <w:p w14:paraId="3A81475E" w14:textId="77777777" w:rsidR="00532046" w:rsidRPr="006F12F3" w:rsidRDefault="00532046" w:rsidP="00501009">
      <w:pPr>
        <w:pStyle w:val="a4"/>
      </w:pPr>
    </w:p>
    <w:p w14:paraId="0C9BC34F" w14:textId="77777777" w:rsidR="00532046" w:rsidRPr="006F12F3" w:rsidRDefault="00532046" w:rsidP="00501009">
      <w:pPr>
        <w:pStyle w:val="a4"/>
      </w:pPr>
    </w:p>
    <w:p w14:paraId="4EA05F3A" w14:textId="77777777" w:rsidR="001509C6" w:rsidRPr="001C7739" w:rsidRDefault="009A3307" w:rsidP="00501009">
      <w:pPr>
        <w:pStyle w:val="10"/>
        <w:rPr>
          <w:noProof/>
          <w:szCs w:val="22"/>
        </w:rPr>
      </w:pPr>
      <w:r w:rsidRPr="006F12F3">
        <w:rPr>
          <w:b/>
        </w:rPr>
        <w:fldChar w:fldCharType="begin"/>
      </w:r>
      <w:r w:rsidRPr="006F12F3">
        <w:rPr>
          <w:b/>
        </w:rPr>
        <w:instrText xml:space="preserve"> TOC  \* MERGEFORMAT </w:instrText>
      </w:r>
      <w:r w:rsidRPr="006F12F3">
        <w:rPr>
          <w:b/>
        </w:rPr>
        <w:fldChar w:fldCharType="separate"/>
      </w:r>
      <w:r w:rsidR="001509C6" w:rsidRPr="00607B83">
        <w:rPr>
          <w:noProof/>
        </w:rPr>
        <w:t>1.</w:t>
      </w:r>
      <w:r w:rsidR="001509C6" w:rsidRPr="001C7739">
        <w:rPr>
          <w:noProof/>
          <w:szCs w:val="22"/>
        </w:rPr>
        <w:tab/>
      </w:r>
      <w:r w:rsidR="001509C6">
        <w:rPr>
          <w:noProof/>
        </w:rPr>
        <w:t>산출물 템플릿</w:t>
      </w:r>
      <w:r w:rsidR="001509C6">
        <w:rPr>
          <w:noProof/>
        </w:rPr>
        <w:tab/>
      </w:r>
      <w:r w:rsidR="001509C6">
        <w:rPr>
          <w:noProof/>
        </w:rPr>
        <w:fldChar w:fldCharType="begin"/>
      </w:r>
      <w:r w:rsidR="001509C6">
        <w:rPr>
          <w:noProof/>
        </w:rPr>
        <w:instrText xml:space="preserve"> PAGEREF _Toc211499930 \h </w:instrText>
      </w:r>
      <w:r w:rsidR="001509C6">
        <w:rPr>
          <w:noProof/>
        </w:rPr>
      </w:r>
      <w:r w:rsidR="001509C6">
        <w:rPr>
          <w:noProof/>
        </w:rPr>
        <w:fldChar w:fldCharType="separate"/>
      </w:r>
      <w:r w:rsidR="001509C6">
        <w:rPr>
          <w:noProof/>
        </w:rPr>
        <w:t>3</w:t>
      </w:r>
      <w:r w:rsidR="001509C6">
        <w:rPr>
          <w:noProof/>
        </w:rPr>
        <w:fldChar w:fldCharType="end"/>
      </w:r>
    </w:p>
    <w:p w14:paraId="79721061" w14:textId="77777777" w:rsidR="001509C6" w:rsidRPr="001C7739" w:rsidRDefault="001509C6" w:rsidP="00501009">
      <w:pPr>
        <w:pStyle w:val="20"/>
        <w:ind w:left="400"/>
        <w:rPr>
          <w:noProof/>
          <w:szCs w:val="22"/>
        </w:rPr>
      </w:pPr>
      <w:r w:rsidRPr="00607B83">
        <w:rPr>
          <w:noProof/>
        </w:rPr>
        <w:t>1.1</w:t>
      </w:r>
      <w:r w:rsidRPr="001C7739">
        <w:rPr>
          <w:noProof/>
          <w:szCs w:val="22"/>
        </w:rPr>
        <w:tab/>
      </w:r>
      <w:r>
        <w:rPr>
          <w:noProof/>
        </w:rPr>
        <w:t>안전장치 및 거버넌스 지도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7EB510D" w14:textId="77777777" w:rsidR="001509C6" w:rsidRPr="001C7739" w:rsidRDefault="001509C6" w:rsidP="00501009">
      <w:pPr>
        <w:pStyle w:val="20"/>
        <w:ind w:left="400"/>
        <w:rPr>
          <w:noProof/>
          <w:szCs w:val="22"/>
        </w:rPr>
      </w:pPr>
      <w:r w:rsidRPr="00607B83">
        <w:rPr>
          <w:noProof/>
        </w:rPr>
        <w:t>1.2</w:t>
      </w:r>
      <w:r w:rsidRPr="001C7739">
        <w:rPr>
          <w:noProof/>
          <w:szCs w:val="22"/>
        </w:rPr>
        <w:tab/>
      </w:r>
      <w:r>
        <w:rPr>
          <w:noProof/>
        </w:rPr>
        <w:t>모델 신뢰도 및 공정성 보고서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9912449" w14:textId="77777777" w:rsidR="001509C6" w:rsidRPr="001C7739" w:rsidRDefault="001509C6" w:rsidP="00501009">
      <w:pPr>
        <w:pStyle w:val="20"/>
        <w:ind w:left="400"/>
        <w:rPr>
          <w:noProof/>
          <w:szCs w:val="22"/>
        </w:rPr>
      </w:pPr>
      <w:r w:rsidRPr="00607B83">
        <w:rPr>
          <w:noProof/>
        </w:rPr>
        <w:t>1.3</w:t>
      </w:r>
      <w:r w:rsidRPr="001C7739">
        <w:rPr>
          <w:noProof/>
          <w:szCs w:val="22"/>
        </w:rPr>
        <w:tab/>
      </w:r>
      <w:r>
        <w:rPr>
          <w:noProof/>
        </w:rPr>
        <w:t>모델 설명 가능성 및 해석 가능성 지도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029BFB7" w14:textId="77777777" w:rsidR="001509C6" w:rsidRPr="001C7739" w:rsidRDefault="001509C6" w:rsidP="00501009">
      <w:pPr>
        <w:pStyle w:val="20"/>
        <w:ind w:left="400"/>
        <w:rPr>
          <w:noProof/>
          <w:szCs w:val="22"/>
        </w:rPr>
      </w:pPr>
      <w:r w:rsidRPr="00607B83">
        <w:rPr>
          <w:noProof/>
        </w:rPr>
        <w:t>1.4</w:t>
      </w:r>
      <w:r w:rsidRPr="001C7739">
        <w:rPr>
          <w:noProof/>
          <w:szCs w:val="22"/>
        </w:rPr>
        <w:tab/>
      </w:r>
      <w:r>
        <w:rPr>
          <w:noProof/>
        </w:rPr>
        <w:t>적대적 공격 및 실패 봉쇄 로그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CAC95FC" w14:textId="77777777" w:rsidR="001509C6" w:rsidRPr="001C7739" w:rsidRDefault="001509C6" w:rsidP="00501009">
      <w:pPr>
        <w:pStyle w:val="20"/>
        <w:ind w:left="400"/>
        <w:rPr>
          <w:noProof/>
          <w:szCs w:val="22"/>
        </w:rPr>
      </w:pPr>
      <w:r w:rsidRPr="00607B83">
        <w:rPr>
          <w:noProof/>
        </w:rPr>
        <w:t>1.5</w:t>
      </w:r>
      <w:r w:rsidRPr="001C7739">
        <w:rPr>
          <w:noProof/>
          <w:szCs w:val="22"/>
        </w:rPr>
        <w:tab/>
      </w:r>
      <w:r>
        <w:rPr>
          <w:noProof/>
        </w:rPr>
        <w:t>스트레스 테스트 리포트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402E1D5" w14:textId="77777777" w:rsidR="001509C6" w:rsidRPr="001C7739" w:rsidRDefault="001509C6" w:rsidP="00501009">
      <w:pPr>
        <w:pStyle w:val="20"/>
        <w:ind w:left="400"/>
        <w:rPr>
          <w:noProof/>
          <w:szCs w:val="22"/>
        </w:rPr>
      </w:pPr>
      <w:r w:rsidRPr="00607B83">
        <w:rPr>
          <w:noProof/>
        </w:rPr>
        <w:t>1.6</w:t>
      </w:r>
      <w:r w:rsidRPr="001C7739">
        <w:rPr>
          <w:noProof/>
          <w:szCs w:val="22"/>
        </w:rPr>
        <w:tab/>
      </w:r>
      <w:r>
        <w:rPr>
          <w:noProof/>
        </w:rPr>
        <w:t>유효성 검증 및 복원력 증거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D9E5076" w14:textId="77777777" w:rsidR="001509C6" w:rsidRPr="001C7739" w:rsidRDefault="001509C6" w:rsidP="00501009">
      <w:pPr>
        <w:pStyle w:val="10"/>
        <w:rPr>
          <w:noProof/>
          <w:szCs w:val="22"/>
        </w:rPr>
      </w:pPr>
      <w:r w:rsidRPr="00607B83">
        <w:rPr>
          <w:noProof/>
        </w:rPr>
        <w:t>2.</w:t>
      </w:r>
      <w:r w:rsidRPr="001C7739">
        <w:rPr>
          <w:noProof/>
          <w:szCs w:val="22"/>
        </w:rPr>
        <w:tab/>
      </w:r>
      <w:r>
        <w:rPr>
          <w:noProof/>
        </w:rPr>
        <w:t>산출물 개요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3D81C5E3" w14:textId="77777777" w:rsidR="001509C6" w:rsidRPr="001C7739" w:rsidRDefault="001509C6" w:rsidP="00501009">
      <w:pPr>
        <w:pStyle w:val="20"/>
        <w:ind w:left="400"/>
        <w:rPr>
          <w:noProof/>
          <w:szCs w:val="22"/>
        </w:rPr>
      </w:pPr>
      <w:r w:rsidRPr="00607B83">
        <w:rPr>
          <w:noProof/>
        </w:rPr>
        <w:t>2.1</w:t>
      </w:r>
      <w:r w:rsidRPr="001C7739">
        <w:rPr>
          <w:noProof/>
          <w:szCs w:val="22"/>
        </w:rPr>
        <w:tab/>
      </w:r>
      <w:r>
        <w:rPr>
          <w:noProof/>
        </w:rPr>
        <w:t>목적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36917B98" w14:textId="77777777" w:rsidR="001509C6" w:rsidRPr="001C7739" w:rsidRDefault="001509C6" w:rsidP="00501009">
      <w:pPr>
        <w:pStyle w:val="20"/>
        <w:ind w:left="400"/>
        <w:rPr>
          <w:noProof/>
          <w:szCs w:val="22"/>
        </w:rPr>
      </w:pPr>
      <w:r w:rsidRPr="00607B83">
        <w:rPr>
          <w:rFonts w:cs="Arial"/>
          <w:noProof/>
        </w:rPr>
        <w:t>2.2</w:t>
      </w:r>
      <w:r w:rsidRPr="001C7739">
        <w:rPr>
          <w:noProof/>
          <w:szCs w:val="22"/>
        </w:rPr>
        <w:tab/>
      </w:r>
      <w:r>
        <w:rPr>
          <w:noProof/>
        </w:rPr>
        <w:t>필요성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063F3FCD" w14:textId="77777777" w:rsidR="001509C6" w:rsidRPr="001C7739" w:rsidRDefault="001509C6" w:rsidP="00501009">
      <w:pPr>
        <w:pStyle w:val="10"/>
        <w:rPr>
          <w:noProof/>
          <w:szCs w:val="22"/>
        </w:rPr>
      </w:pPr>
      <w:r w:rsidRPr="00607B83">
        <w:rPr>
          <w:noProof/>
        </w:rPr>
        <w:t>3.</w:t>
      </w:r>
      <w:r w:rsidRPr="001C7739">
        <w:rPr>
          <w:noProof/>
          <w:szCs w:val="22"/>
        </w:rPr>
        <w:tab/>
      </w:r>
      <w:r>
        <w:rPr>
          <w:noProof/>
        </w:rPr>
        <w:t>ISO/IEC 국제표준과의 연결성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37F5D2F" w14:textId="77777777" w:rsidR="001509C6" w:rsidRPr="001C7739" w:rsidRDefault="001509C6" w:rsidP="00501009">
      <w:pPr>
        <w:pStyle w:val="10"/>
        <w:rPr>
          <w:noProof/>
          <w:szCs w:val="22"/>
        </w:rPr>
      </w:pPr>
      <w:r w:rsidRPr="00607B83">
        <w:rPr>
          <w:noProof/>
        </w:rPr>
        <w:t>4.</w:t>
      </w:r>
      <w:r w:rsidRPr="001C7739">
        <w:rPr>
          <w:noProof/>
          <w:szCs w:val="22"/>
        </w:rPr>
        <w:tab/>
      </w:r>
      <w:r>
        <w:rPr>
          <w:noProof/>
        </w:rPr>
        <w:t>산출물 작성 방법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0826B962" w14:textId="77777777" w:rsidR="001509C6" w:rsidRPr="001C7739" w:rsidRDefault="001509C6" w:rsidP="00501009">
      <w:pPr>
        <w:pStyle w:val="20"/>
        <w:ind w:left="400"/>
        <w:rPr>
          <w:noProof/>
          <w:szCs w:val="22"/>
        </w:rPr>
      </w:pPr>
      <w:r w:rsidRPr="00607B83">
        <w:rPr>
          <w:noProof/>
        </w:rPr>
        <w:t>4.1</w:t>
      </w:r>
      <w:r w:rsidRPr="001C7739">
        <w:rPr>
          <w:noProof/>
          <w:szCs w:val="22"/>
        </w:rPr>
        <w:tab/>
      </w:r>
      <w:r>
        <w:rPr>
          <w:noProof/>
        </w:rPr>
        <w:t>안전장치 및 거버넌스 지도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50A287E4" w14:textId="77777777" w:rsidR="001509C6" w:rsidRPr="001C7739" w:rsidRDefault="001509C6" w:rsidP="00501009">
      <w:pPr>
        <w:pStyle w:val="20"/>
        <w:ind w:left="400"/>
        <w:rPr>
          <w:noProof/>
          <w:szCs w:val="22"/>
        </w:rPr>
      </w:pPr>
      <w:r w:rsidRPr="00607B83">
        <w:rPr>
          <w:noProof/>
        </w:rPr>
        <w:t>4.2</w:t>
      </w:r>
      <w:r w:rsidRPr="001C7739">
        <w:rPr>
          <w:noProof/>
          <w:szCs w:val="22"/>
        </w:rPr>
        <w:tab/>
      </w:r>
      <w:r>
        <w:rPr>
          <w:noProof/>
        </w:rPr>
        <w:t>모델 신뢰도 및 공정성 보고서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064424E0" w14:textId="77777777" w:rsidR="001509C6" w:rsidRPr="001C7739" w:rsidRDefault="001509C6" w:rsidP="00501009">
      <w:pPr>
        <w:pStyle w:val="20"/>
        <w:ind w:left="400"/>
        <w:rPr>
          <w:noProof/>
          <w:szCs w:val="22"/>
        </w:rPr>
      </w:pPr>
      <w:r w:rsidRPr="00607B83">
        <w:rPr>
          <w:noProof/>
        </w:rPr>
        <w:t>4.3</w:t>
      </w:r>
      <w:r w:rsidRPr="001C7739">
        <w:rPr>
          <w:noProof/>
          <w:szCs w:val="22"/>
        </w:rPr>
        <w:tab/>
      </w:r>
      <w:r>
        <w:rPr>
          <w:noProof/>
        </w:rPr>
        <w:t>모델 설명 가능성 및 해석 가능성 지도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7F476031" w14:textId="77777777" w:rsidR="001509C6" w:rsidRPr="001C7739" w:rsidRDefault="001509C6" w:rsidP="00501009">
      <w:pPr>
        <w:pStyle w:val="20"/>
        <w:ind w:left="400"/>
        <w:rPr>
          <w:noProof/>
          <w:szCs w:val="22"/>
        </w:rPr>
      </w:pPr>
      <w:r w:rsidRPr="00607B83">
        <w:rPr>
          <w:noProof/>
        </w:rPr>
        <w:t>4.4</w:t>
      </w:r>
      <w:r w:rsidRPr="001C7739">
        <w:rPr>
          <w:noProof/>
          <w:szCs w:val="22"/>
        </w:rPr>
        <w:tab/>
      </w:r>
      <w:r>
        <w:rPr>
          <w:noProof/>
        </w:rPr>
        <w:t>적대적 공격 및 실패 봉쇄 로그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70422831" w14:textId="77777777" w:rsidR="001509C6" w:rsidRPr="001C7739" w:rsidRDefault="001509C6" w:rsidP="00501009">
      <w:pPr>
        <w:pStyle w:val="20"/>
        <w:ind w:left="400"/>
        <w:rPr>
          <w:noProof/>
          <w:szCs w:val="22"/>
        </w:rPr>
      </w:pPr>
      <w:r w:rsidRPr="00607B83">
        <w:rPr>
          <w:noProof/>
        </w:rPr>
        <w:t>4.5</w:t>
      </w:r>
      <w:r w:rsidRPr="001C7739">
        <w:rPr>
          <w:noProof/>
          <w:szCs w:val="22"/>
        </w:rPr>
        <w:tab/>
      </w:r>
      <w:r>
        <w:rPr>
          <w:noProof/>
        </w:rPr>
        <w:t>스트레스 테스트 리포트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350CCB53" w14:textId="77777777" w:rsidR="001509C6" w:rsidRPr="001C7739" w:rsidRDefault="001509C6" w:rsidP="00501009">
      <w:pPr>
        <w:pStyle w:val="20"/>
        <w:ind w:left="400"/>
        <w:rPr>
          <w:noProof/>
          <w:szCs w:val="22"/>
        </w:rPr>
      </w:pPr>
      <w:r w:rsidRPr="00607B83">
        <w:rPr>
          <w:noProof/>
        </w:rPr>
        <w:t>4.6</w:t>
      </w:r>
      <w:r w:rsidRPr="001C7739">
        <w:rPr>
          <w:noProof/>
          <w:szCs w:val="22"/>
        </w:rPr>
        <w:tab/>
      </w:r>
      <w:r>
        <w:rPr>
          <w:noProof/>
        </w:rPr>
        <w:t>유효성 검증 및 복원력 증거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_Toc211499947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46E0FBCE" w14:textId="77777777" w:rsidR="00530A65" w:rsidRDefault="009A3307" w:rsidP="00501009">
      <w:pPr>
        <w:pStyle w:val="a4"/>
        <w:rPr>
          <w:rFonts w:ascii="Times New Roman" w:hAnsi="Times New Roman"/>
        </w:rPr>
      </w:pPr>
      <w:r w:rsidRPr="006F12F3">
        <w:fldChar w:fldCharType="end"/>
      </w:r>
    </w:p>
    <w:p w14:paraId="4028E0B5" w14:textId="77777777" w:rsidR="00530A65" w:rsidRDefault="00530A65" w:rsidP="00501009">
      <w:pPr>
        <w:pStyle w:val="a4"/>
      </w:pPr>
    </w:p>
    <w:p w14:paraId="7B41558B" w14:textId="77777777" w:rsidR="00530A65" w:rsidRDefault="00530A65" w:rsidP="00501009">
      <w:pPr>
        <w:pStyle w:val="a4"/>
        <w:sectPr w:rsidR="00530A65" w:rsidSect="00716150">
          <w:headerReference w:type="default" r:id="rId13"/>
          <w:footerReference w:type="default" r:id="rId14"/>
          <w:pgSz w:w="11906" w:h="16838"/>
          <w:pgMar w:top="1985" w:right="1701" w:bottom="1701" w:left="1701" w:header="851" w:footer="992" w:gutter="0"/>
          <w:pgBorders w:offsetFrom="page">
            <w:top w:val="single" w:sz="4" w:space="24" w:color="548DD4"/>
            <w:left w:val="single" w:sz="4" w:space="24" w:color="548DD4"/>
            <w:bottom w:val="single" w:sz="4" w:space="24" w:color="548DD4"/>
            <w:right w:val="single" w:sz="4" w:space="24" w:color="548DD4"/>
          </w:pgBorders>
          <w:pgNumType w:start="1"/>
          <w:cols w:space="425"/>
          <w:docGrid w:type="lines" w:linePitch="360"/>
        </w:sectPr>
      </w:pPr>
    </w:p>
    <w:p w14:paraId="147BB4E1" w14:textId="77777777" w:rsidR="00110C15" w:rsidRPr="00530A65" w:rsidRDefault="00110C15" w:rsidP="00501009">
      <w:pPr>
        <w:pStyle w:val="1"/>
      </w:pPr>
      <w:bookmarkStart w:id="0" w:name="_Toc211499930"/>
      <w:r w:rsidRPr="00530A65">
        <w:rPr>
          <w:rFonts w:hint="eastAsia"/>
        </w:rPr>
        <w:lastRenderedPageBreak/>
        <w:t>산출물 템플릿</w:t>
      </w:r>
      <w:bookmarkEnd w:id="0"/>
    </w:p>
    <w:p w14:paraId="68D6C71F" w14:textId="77777777" w:rsidR="00D733BA" w:rsidRPr="00F569E8" w:rsidRDefault="009072C2" w:rsidP="00501009">
      <w:pPr>
        <w:pStyle w:val="2"/>
      </w:pPr>
      <w:bookmarkStart w:id="1" w:name="_Toc211499931"/>
      <w:r w:rsidRPr="009072C2">
        <w:rPr>
          <w:rFonts w:hint="eastAsia"/>
        </w:rPr>
        <w:t>안전장치 및 거버넌스 지도</w:t>
      </w:r>
      <w:bookmarkEnd w:id="1"/>
    </w:p>
    <w:p w14:paraId="12A1D09F" w14:textId="77777777" w:rsidR="0025378A" w:rsidRPr="001C7739" w:rsidRDefault="0025378A" w:rsidP="00501009">
      <w:r w:rsidRPr="001C7739">
        <w:t xml:space="preserve">이 표는 위험을 방지하기 위해 </w:t>
      </w:r>
      <w:r w:rsidRPr="001C7739">
        <w:rPr>
          <w:b/>
          <w:bCs/>
        </w:rPr>
        <w:t>무엇을 모니터링할지</w:t>
      </w:r>
      <w:r w:rsidRPr="001C7739">
        <w:t xml:space="preserve">, </w:t>
      </w:r>
      <w:r w:rsidRPr="001C7739">
        <w:rPr>
          <w:b/>
          <w:bCs/>
        </w:rPr>
        <w:t>언제 트리거할지</w:t>
      </w:r>
      <w:r w:rsidRPr="001C7739">
        <w:t xml:space="preserve">, 그리고 </w:t>
      </w:r>
      <w:r w:rsidRPr="001C7739">
        <w:rPr>
          <w:b/>
          <w:bCs/>
        </w:rPr>
        <w:t>어떻게 반응할지</w:t>
      </w:r>
      <w:r w:rsidRPr="001C7739">
        <w:t>를 미리 정의하는 것이 핵심입니다.</w:t>
      </w:r>
    </w:p>
    <w:p w14:paraId="64CD2DDD" w14:textId="77777777" w:rsidR="009A3307" w:rsidRPr="001C7739" w:rsidRDefault="009A3307" w:rsidP="00501009"/>
    <w:p w14:paraId="2E6569C7" w14:textId="77777777" w:rsidR="0025378A" w:rsidRPr="001C7739" w:rsidRDefault="0025378A" w:rsidP="00501009">
      <w:r w:rsidRPr="001C7739">
        <w:t>안전장치 및 거버넌스 지도: 예시 행 (설명용, 규범적이지 않음)</w:t>
      </w:r>
    </w:p>
    <w:p w14:paraId="0397BFC1" w14:textId="77777777" w:rsidR="0025378A" w:rsidRPr="001C7739" w:rsidRDefault="0025378A" w:rsidP="00501009">
      <w:r w:rsidRPr="001C7739">
        <w:t>아래 표는 텍스트(온라인 유해성), 이미지(자율 주행), 표 형식(판매 예측)의 세 가지 시나리오에 대한 최소한의 안전장치 예시를 보여줍니다.</w:t>
      </w:r>
    </w:p>
    <w:tbl>
      <w:tblPr>
        <w:tblW w:w="14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42"/>
        <w:gridCol w:w="978"/>
        <w:gridCol w:w="2474"/>
        <w:gridCol w:w="966"/>
        <w:gridCol w:w="2502"/>
        <w:gridCol w:w="1265"/>
        <w:gridCol w:w="999"/>
        <w:gridCol w:w="2527"/>
        <w:gridCol w:w="1327"/>
      </w:tblGrid>
      <w:tr w:rsidR="0007146B" w:rsidRPr="001C7739" w14:paraId="53C5E850" w14:textId="77777777" w:rsidTr="00D3331F">
        <w:tc>
          <w:tcPr>
            <w:tcW w:w="0" w:type="auto"/>
            <w:vAlign w:val="center"/>
            <w:hideMark/>
          </w:tcPr>
          <w:p w14:paraId="6FA3F506" w14:textId="77777777" w:rsidR="0025378A" w:rsidRPr="001C7739" w:rsidRDefault="0025378A" w:rsidP="00501009">
            <w:r w:rsidRPr="001C7739">
              <w:t>Safeguard ID (안전장치 ID)</w:t>
            </w:r>
          </w:p>
        </w:tc>
        <w:tc>
          <w:tcPr>
            <w:tcW w:w="0" w:type="auto"/>
            <w:vAlign w:val="center"/>
            <w:hideMark/>
          </w:tcPr>
          <w:p w14:paraId="7FFBE3EF" w14:textId="77777777" w:rsidR="0025378A" w:rsidRPr="001C7739" w:rsidRDefault="0025378A" w:rsidP="00501009">
            <w:r w:rsidRPr="001C7739">
              <w:t>Safeguard Name (안전장치 이름)</w:t>
            </w:r>
          </w:p>
        </w:tc>
        <w:tc>
          <w:tcPr>
            <w:tcW w:w="0" w:type="auto"/>
            <w:vAlign w:val="center"/>
            <w:hideMark/>
          </w:tcPr>
          <w:p w14:paraId="7D64324B" w14:textId="77777777" w:rsidR="0025378A" w:rsidRPr="001C7739" w:rsidRDefault="0025378A" w:rsidP="00501009">
            <w:r w:rsidRPr="001C7739">
              <w:t>Purpose (risk it addresses) (목적/대응 위험)</w:t>
            </w:r>
          </w:p>
        </w:tc>
        <w:tc>
          <w:tcPr>
            <w:tcW w:w="3380" w:type="dxa"/>
            <w:vAlign w:val="center"/>
            <w:hideMark/>
          </w:tcPr>
          <w:p w14:paraId="07EA6BCC" w14:textId="77777777" w:rsidR="0025378A" w:rsidRPr="001C7739" w:rsidRDefault="0025378A" w:rsidP="00501009">
            <w:r w:rsidRPr="001C7739">
              <w:t>Metric/Log Source (측정 항목/로그 출처)</w:t>
            </w:r>
          </w:p>
        </w:tc>
        <w:tc>
          <w:tcPr>
            <w:tcW w:w="60" w:type="dxa"/>
            <w:vAlign w:val="center"/>
            <w:hideMark/>
          </w:tcPr>
          <w:p w14:paraId="47363106" w14:textId="77777777" w:rsidR="0025378A" w:rsidRPr="001C7739" w:rsidRDefault="0025378A" w:rsidP="00501009">
            <w:r w:rsidRPr="001C7739">
              <w:t>Trigger Condition (window, threshold, stability rule) (작동 조건: 기간, 임계값, 안정성 규칙)</w:t>
            </w:r>
          </w:p>
        </w:tc>
        <w:tc>
          <w:tcPr>
            <w:tcW w:w="0" w:type="auto"/>
            <w:vAlign w:val="center"/>
            <w:hideMark/>
          </w:tcPr>
          <w:p w14:paraId="05038AB3" w14:textId="77777777" w:rsidR="0025378A" w:rsidRPr="001C7739" w:rsidRDefault="0025378A" w:rsidP="00501009">
            <w:r w:rsidRPr="001C7739">
              <w:t>Stage (Use/Misuse/Disuse/Abuse) (단계: 사용/오용/미사용/남용)</w:t>
            </w:r>
          </w:p>
        </w:tc>
        <w:tc>
          <w:tcPr>
            <w:tcW w:w="0" w:type="auto"/>
            <w:vAlign w:val="center"/>
            <w:hideMark/>
          </w:tcPr>
          <w:p w14:paraId="73ECAE7F" w14:textId="77777777" w:rsidR="0025378A" w:rsidRPr="001C7739" w:rsidRDefault="0025378A" w:rsidP="00501009">
            <w:r w:rsidRPr="001C7739">
              <w:t>Intervention Action (auto/human) (개입 조치: 자동/인간)</w:t>
            </w:r>
          </w:p>
        </w:tc>
        <w:tc>
          <w:tcPr>
            <w:tcW w:w="0" w:type="auto"/>
            <w:vAlign w:val="center"/>
            <w:hideMark/>
          </w:tcPr>
          <w:p w14:paraId="59EF2430" w14:textId="77777777" w:rsidR="0025378A" w:rsidRPr="001C7739" w:rsidRDefault="0025378A" w:rsidP="00501009">
            <w:r w:rsidRPr="001C7739">
              <w:t>Ownership (R/A/C/I) (책임 소재)</w:t>
            </w:r>
          </w:p>
        </w:tc>
        <w:tc>
          <w:tcPr>
            <w:tcW w:w="0" w:type="auto"/>
            <w:vAlign w:val="center"/>
            <w:hideMark/>
          </w:tcPr>
          <w:p w14:paraId="464C2E90" w14:textId="77777777" w:rsidR="0025378A" w:rsidRPr="001C7739" w:rsidRDefault="0025378A" w:rsidP="00501009">
            <w:r w:rsidRPr="001C7739">
              <w:t>Evidence Pointer (증거 포인터)</w:t>
            </w:r>
          </w:p>
        </w:tc>
        <w:tc>
          <w:tcPr>
            <w:tcW w:w="0" w:type="auto"/>
            <w:vAlign w:val="center"/>
            <w:hideMark/>
          </w:tcPr>
          <w:p w14:paraId="73A31E14" w14:textId="77777777" w:rsidR="0025378A" w:rsidRPr="001C7739" w:rsidRDefault="0025378A" w:rsidP="00501009">
            <w:r w:rsidRPr="001C7739">
              <w:t>Notes (참고 사항)</w:t>
            </w:r>
          </w:p>
        </w:tc>
      </w:tr>
      <w:tr w:rsidR="0007146B" w:rsidRPr="001C7739" w14:paraId="1CC2F20E" w14:textId="77777777" w:rsidTr="00D3331F">
        <w:tc>
          <w:tcPr>
            <w:tcW w:w="0" w:type="auto"/>
            <w:vAlign w:val="center"/>
            <w:hideMark/>
          </w:tcPr>
          <w:p w14:paraId="6A6E396D" w14:textId="77777777" w:rsidR="0025378A" w:rsidRPr="001C7739" w:rsidRDefault="00A6321B" w:rsidP="00501009">
            <w:r w:rsidRPr="00A6321B">
              <w:t>SG-TXT-FPM</w:t>
            </w:r>
          </w:p>
        </w:tc>
        <w:tc>
          <w:tcPr>
            <w:tcW w:w="0" w:type="auto"/>
            <w:vAlign w:val="center"/>
            <w:hideMark/>
          </w:tcPr>
          <w:p w14:paraId="219DE7D0" w14:textId="77777777" w:rsidR="0025378A" w:rsidRPr="001C7739" w:rsidRDefault="00A6321B" w:rsidP="00501009">
            <w:r w:rsidRPr="00A6321B">
              <w:t>유해발언 판정 안정화 장치</w:t>
            </w:r>
          </w:p>
        </w:tc>
        <w:tc>
          <w:tcPr>
            <w:tcW w:w="0" w:type="auto"/>
            <w:vAlign w:val="center"/>
            <w:hideMark/>
          </w:tcPr>
          <w:p w14:paraId="4D45CBFA" w14:textId="12EF0547" w:rsidR="005C532C" w:rsidRDefault="005C532C" w:rsidP="00501009">
            <w:pPr>
              <w:rPr>
                <w:rFonts w:ascii="굴림" w:hAnsi="굴림" w:cs="굴림"/>
              </w:rPr>
            </w:pPr>
            <w:r>
              <w:t xml:space="preserve">IMPACT-001: </w:t>
            </w:r>
            <w:r w:rsidR="00211CF6" w:rsidRPr="00F53B09">
              <w:t>유해 발언</w:t>
            </w:r>
            <w:r w:rsidR="00FF0D15">
              <w:rPr>
                <w:rFonts w:hint="eastAsia"/>
              </w:rPr>
              <w:t xml:space="preserve"> </w:t>
            </w:r>
            <w:r w:rsidR="00211CF6" w:rsidRPr="00F53B09">
              <w:t xml:space="preserve"> 오탐</w:t>
            </w:r>
            <w:r w:rsidR="000D0476">
              <w:rPr>
                <w:rFonts w:hint="eastAsia"/>
              </w:rPr>
              <w:t>하는</w:t>
            </w:r>
            <w:r w:rsidR="00FF0D15">
              <w:rPr>
                <w:rFonts w:hint="eastAsia"/>
              </w:rPr>
              <w:t xml:space="preserve"> </w:t>
            </w:r>
            <w:r w:rsidR="000D0476">
              <w:rPr>
                <w:rFonts w:hint="eastAsia"/>
              </w:rPr>
              <w:t>오류</w:t>
            </w:r>
          </w:p>
          <w:p w14:paraId="41D2C88A" w14:textId="5FC7BF47" w:rsidR="0025378A" w:rsidRPr="001C7739" w:rsidRDefault="0025378A" w:rsidP="00501009"/>
        </w:tc>
        <w:tc>
          <w:tcPr>
            <w:tcW w:w="3380" w:type="dxa"/>
            <w:vAlign w:val="center"/>
            <w:hideMark/>
          </w:tcPr>
          <w:p w14:paraId="4E6435E4" w14:textId="23B339AB" w:rsidR="0025378A" w:rsidRPr="001C7739" w:rsidRDefault="00C030B6" w:rsidP="00501009">
            <w:r>
              <w:rPr>
                <w:rFonts w:hint="eastAsia"/>
              </w:rPr>
              <w:t>precision</w:t>
            </w:r>
            <w:r w:rsidR="0025378A" w:rsidRPr="001C7739">
              <w:t>_by_slice_7d</w:t>
            </w:r>
          </w:p>
        </w:tc>
        <w:tc>
          <w:tcPr>
            <w:tcW w:w="60" w:type="dxa"/>
            <w:vAlign w:val="center"/>
            <w:hideMark/>
          </w:tcPr>
          <w:p w14:paraId="75744AE9" w14:textId="72F117A6" w:rsidR="0025378A" w:rsidRPr="001C7739" w:rsidRDefault="004232E0" w:rsidP="00501009">
            <w:r w:rsidRPr="004232E0">
              <w:rPr>
                <w:rFonts w:cs="Arial" w:hint="eastAsia"/>
                <w:color w:val="131314"/>
              </w:rPr>
              <w:t>최신 은어·신조어 1k 수집</w:t>
            </w:r>
            <w:r>
              <w:rPr>
                <w:rFonts w:cs="Arial" w:hint="eastAsia"/>
                <w:color w:val="131314"/>
              </w:rPr>
              <w:t xml:space="preserve"> 및 학습</w:t>
            </w:r>
            <w:r w:rsidRPr="00DE2652">
              <w:t xml:space="preserve"> </w:t>
            </w:r>
            <w:r w:rsidR="00DE2652" w:rsidRPr="00DE2652">
              <w:t xml:space="preserve">recision이 </w:t>
            </w:r>
            <w:r w:rsidR="00DE2652" w:rsidRPr="00DE2652">
              <w:lastRenderedPageBreak/>
              <w:t>7일 롤링 기간 동안 85% 미만을 기록하고 k=2(2회 연속) 위반 시 작동</w:t>
            </w:r>
          </w:p>
        </w:tc>
        <w:tc>
          <w:tcPr>
            <w:tcW w:w="0" w:type="auto"/>
            <w:vAlign w:val="center"/>
            <w:hideMark/>
          </w:tcPr>
          <w:p w14:paraId="096AB9BE" w14:textId="77777777" w:rsidR="0025378A" w:rsidRPr="001C7739" w:rsidRDefault="0025378A" w:rsidP="00501009">
            <w:r w:rsidRPr="001C7739">
              <w:lastRenderedPageBreak/>
              <w:t>Use (사용)</w:t>
            </w:r>
          </w:p>
        </w:tc>
        <w:tc>
          <w:tcPr>
            <w:tcW w:w="0" w:type="auto"/>
            <w:vAlign w:val="center"/>
            <w:hideMark/>
          </w:tcPr>
          <w:p w14:paraId="5E64737B" w14:textId="77777777" w:rsidR="0025378A" w:rsidRPr="001C7739" w:rsidRDefault="0025378A" w:rsidP="00501009">
            <w:r w:rsidRPr="001C7739">
              <w:rPr>
                <w:b/>
                <w:bCs/>
              </w:rPr>
              <w:t>자동:</w:t>
            </w:r>
            <w:r w:rsidRPr="001C7739">
              <w:t xml:space="preserve"> 인간 대기열로 </w:t>
            </w:r>
            <w:r w:rsidRPr="001C7739">
              <w:rPr>
                <w:b/>
                <w:bCs/>
              </w:rPr>
              <w:t>보류(abstain)</w:t>
            </w:r>
            <w:r w:rsidRPr="001C7739">
              <w:t xml:space="preserve"> → </w:t>
            </w:r>
            <w:r w:rsidRPr="001C7739">
              <w:rPr>
                <w:b/>
                <w:bCs/>
              </w:rPr>
              <w:t>인간:</w:t>
            </w:r>
            <w:r w:rsidRPr="001C7739">
              <w:t xml:space="preserve"> 기획자 검토 → </w:t>
            </w:r>
            <w:r w:rsidRPr="001C7739">
              <w:lastRenderedPageBreak/>
              <w:t>재교육을 위한 DS 티켓 발행</w:t>
            </w:r>
          </w:p>
        </w:tc>
        <w:tc>
          <w:tcPr>
            <w:tcW w:w="0" w:type="auto"/>
            <w:vAlign w:val="center"/>
            <w:hideMark/>
          </w:tcPr>
          <w:p w14:paraId="4EAF1E22" w14:textId="77777777" w:rsidR="0025378A" w:rsidRPr="001C7739" w:rsidRDefault="0025378A" w:rsidP="00501009">
            <w:r w:rsidRPr="001C7739">
              <w:lastRenderedPageBreak/>
              <w:t>R: 운영자; A: 기획자; C: DS; I: PM</w:t>
            </w:r>
          </w:p>
        </w:tc>
        <w:tc>
          <w:tcPr>
            <w:tcW w:w="0" w:type="auto"/>
            <w:vAlign w:val="center"/>
            <w:hideMark/>
          </w:tcPr>
          <w:p w14:paraId="0E5A53C4" w14:textId="7A64CED0" w:rsidR="0025378A" w:rsidRPr="001C7739" w:rsidRDefault="00DE01F9" w:rsidP="00501009">
            <w:r w:rsidRPr="0060630E">
              <w:t>humor_</w:t>
            </w:r>
            <w:r w:rsidR="00C030B6">
              <w:rPr>
                <w:rFonts w:hint="eastAsia"/>
              </w:rPr>
              <w:t>precision</w:t>
            </w:r>
            <w:r w:rsidRPr="0060630E">
              <w:t>_weekly.csv [O]</w:t>
            </w:r>
          </w:p>
        </w:tc>
        <w:tc>
          <w:tcPr>
            <w:tcW w:w="0" w:type="auto"/>
            <w:vAlign w:val="center"/>
            <w:hideMark/>
          </w:tcPr>
          <w:p w14:paraId="3A4C50C2" w14:textId="20F8A576" w:rsidR="0025378A" w:rsidRPr="001C7739" w:rsidRDefault="006A6686" w:rsidP="00501009">
            <w:r>
              <w:rPr>
                <w:rFonts w:hint="eastAsia"/>
              </w:rPr>
              <w:t>안전성 규칙</w:t>
            </w:r>
            <w:r w:rsidR="007604B3" w:rsidRPr="001755D3">
              <w:t>cooldown=6h</w:t>
            </w:r>
            <w:r w:rsidR="005F40A4">
              <w:rPr>
                <w:rFonts w:hint="eastAsia"/>
              </w:rPr>
              <w:t xml:space="preserve">, </w:t>
            </w:r>
            <w:r w:rsidR="005F40A4" w:rsidRPr="00402A68">
              <w:rPr>
                <w:rStyle w:val="ng-star-inserted"/>
                <w:rFonts w:cs="Arial" w:hint="eastAsia"/>
                <w:color w:val="131314"/>
              </w:rPr>
              <w:t>canary 배포</w:t>
            </w:r>
          </w:p>
        </w:tc>
      </w:tr>
      <w:tr w:rsidR="0007146B" w:rsidRPr="001C7739" w14:paraId="777C5BD8" w14:textId="77777777" w:rsidTr="00D3331F">
        <w:tc>
          <w:tcPr>
            <w:tcW w:w="0" w:type="auto"/>
            <w:vAlign w:val="center"/>
            <w:hideMark/>
          </w:tcPr>
          <w:p w14:paraId="7DCCB2D0" w14:textId="53572762" w:rsidR="0025378A" w:rsidRPr="001C7739" w:rsidRDefault="00675E38" w:rsidP="00501009">
            <w:r w:rsidRPr="00675E38">
              <w:lastRenderedPageBreak/>
              <w:t>SG-TXT-SLM</w:t>
            </w:r>
          </w:p>
        </w:tc>
        <w:tc>
          <w:tcPr>
            <w:tcW w:w="0" w:type="auto"/>
            <w:vAlign w:val="center"/>
            <w:hideMark/>
          </w:tcPr>
          <w:p w14:paraId="30F4CA74" w14:textId="7372F1EA" w:rsidR="0025378A" w:rsidRPr="001C7739" w:rsidRDefault="00C55C3B" w:rsidP="00501009">
            <w:r w:rsidRPr="00C55C3B">
              <w:t>은어 탐지 보완 안전장치</w:t>
            </w:r>
          </w:p>
        </w:tc>
        <w:tc>
          <w:tcPr>
            <w:tcW w:w="0" w:type="auto"/>
            <w:vAlign w:val="center"/>
            <w:hideMark/>
          </w:tcPr>
          <w:p w14:paraId="38C5BD8D" w14:textId="7F1064BF" w:rsidR="009949F9" w:rsidRDefault="009949F9" w:rsidP="00501009">
            <w:pPr>
              <w:rPr>
                <w:rFonts w:ascii="굴림" w:hAnsi="굴림" w:cs="굴림"/>
              </w:rPr>
            </w:pPr>
            <w:r>
              <w:t>IMPACT-001:</w:t>
            </w:r>
            <w:r w:rsidR="006B1299" w:rsidRPr="001755D3">
              <w:t>은어 기반 유해 발언 미탐</w:t>
            </w:r>
            <w:r w:rsidR="006B1299">
              <w:rPr>
                <w:rFonts w:hint="eastAsia"/>
              </w:rPr>
              <w:t>지</w:t>
            </w:r>
          </w:p>
          <w:p w14:paraId="3A078567" w14:textId="1867DE9D" w:rsidR="0025378A" w:rsidRPr="001C7739" w:rsidRDefault="0025378A" w:rsidP="00501009"/>
        </w:tc>
        <w:tc>
          <w:tcPr>
            <w:tcW w:w="3380" w:type="dxa"/>
            <w:vAlign w:val="center"/>
            <w:hideMark/>
          </w:tcPr>
          <w:p w14:paraId="4D95A246" w14:textId="20F47546" w:rsidR="0025378A" w:rsidRPr="001C7739" w:rsidRDefault="009301FF" w:rsidP="00501009">
            <w:r w:rsidRPr="001C7739">
              <w:t>recall_by_slice_7d</w:t>
            </w:r>
          </w:p>
        </w:tc>
        <w:tc>
          <w:tcPr>
            <w:tcW w:w="60" w:type="dxa"/>
            <w:vAlign w:val="center"/>
          </w:tcPr>
          <w:p w14:paraId="007F39D1" w14:textId="4940BED1" w:rsidR="0025378A" w:rsidRPr="001C7739" w:rsidRDefault="004232E0" w:rsidP="00501009">
            <w:r>
              <w:rPr>
                <w:rFonts w:hint="eastAsia"/>
              </w:rPr>
              <w:t xml:space="preserve">연동 임계 조정 - </w:t>
            </w:r>
            <w:r w:rsidRPr="004232E0">
              <w:t>월간 ΔPrecision이 30일 롤링 기간 동안 0.03 이하로 하락하는 상태가 k=2 (2회 연속) 관측될 경우 안전장치가 작동</w:t>
            </w:r>
          </w:p>
        </w:tc>
        <w:tc>
          <w:tcPr>
            <w:tcW w:w="0" w:type="auto"/>
            <w:vAlign w:val="center"/>
            <w:hideMark/>
          </w:tcPr>
          <w:p w14:paraId="2BD9A6FF" w14:textId="1BC69021" w:rsidR="0025378A" w:rsidRPr="001C7739" w:rsidRDefault="0097797B" w:rsidP="00501009">
            <w:r w:rsidRPr="001C7739">
              <w:t>Use</w:t>
            </w:r>
            <w:r w:rsidR="0056057B">
              <w:rPr>
                <w:rFonts w:hint="eastAsia"/>
              </w:rPr>
              <w:t>/Disuse</w:t>
            </w:r>
            <w:r w:rsidRPr="001C7739">
              <w:t xml:space="preserve"> (사용</w:t>
            </w:r>
            <w:r w:rsidR="0056057B">
              <w:rPr>
                <w:rFonts w:hint="eastAsia"/>
              </w:rPr>
              <w:t>/미사용</w:t>
            </w:r>
            <w:r w:rsidRPr="001C7739">
              <w:t>)</w:t>
            </w:r>
          </w:p>
        </w:tc>
        <w:tc>
          <w:tcPr>
            <w:tcW w:w="0" w:type="auto"/>
            <w:vAlign w:val="center"/>
            <w:hideMark/>
          </w:tcPr>
          <w:p w14:paraId="57E85496" w14:textId="0A3872AD" w:rsidR="0025378A" w:rsidRPr="001C7739" w:rsidRDefault="00866653" w:rsidP="00501009">
            <w:r w:rsidRPr="001C7739">
              <w:rPr>
                <w:b/>
                <w:bCs/>
              </w:rPr>
              <w:t>자동:</w:t>
            </w:r>
            <w:r w:rsidRPr="001C7739">
              <w:t xml:space="preserve"> </w:t>
            </w:r>
            <w:r w:rsidR="00CD2B2D">
              <w:rPr>
                <w:rFonts w:hint="eastAsia"/>
              </w:rPr>
              <w:t>사용한 은어 샘플 수집</w:t>
            </w:r>
            <w:r w:rsidRPr="001C7739">
              <w:t xml:space="preserve">→ </w:t>
            </w:r>
            <w:r w:rsidRPr="001C7739">
              <w:rPr>
                <w:b/>
                <w:bCs/>
              </w:rPr>
              <w:t>인간:</w:t>
            </w:r>
            <w:r w:rsidRPr="001C7739">
              <w:t xml:space="preserve"> </w:t>
            </w:r>
            <w:r w:rsidR="00CD2B2D">
              <w:rPr>
                <w:rFonts w:hint="eastAsia"/>
              </w:rPr>
              <w:t xml:space="preserve">데이터팀 </w:t>
            </w:r>
            <w:r w:rsidRPr="001C7739">
              <w:t xml:space="preserve">검토 → </w:t>
            </w:r>
            <w:r w:rsidR="00323077">
              <w:rPr>
                <w:rFonts w:hint="eastAsia"/>
              </w:rPr>
              <w:t>모델 수정 및 업데이트</w:t>
            </w:r>
          </w:p>
        </w:tc>
        <w:tc>
          <w:tcPr>
            <w:tcW w:w="0" w:type="auto"/>
            <w:vAlign w:val="center"/>
            <w:hideMark/>
          </w:tcPr>
          <w:p w14:paraId="0701DC92" w14:textId="70CABD88" w:rsidR="0025378A" w:rsidRPr="001C7739" w:rsidRDefault="0025378A" w:rsidP="00501009">
            <w:r w:rsidRPr="001C7739">
              <w:t>R: 운영자; A:</w:t>
            </w:r>
            <w:r w:rsidR="00DB2387">
              <w:rPr>
                <w:rFonts w:hint="eastAsia"/>
              </w:rPr>
              <w:t>안전</w:t>
            </w:r>
            <w:r w:rsidR="00A024FA">
              <w:rPr>
                <w:rFonts w:hint="eastAsia"/>
              </w:rPr>
              <w:t>팀</w:t>
            </w:r>
            <w:r w:rsidRPr="001C7739">
              <w:t xml:space="preserve">; </w:t>
            </w:r>
            <w:r w:rsidR="00DE0917" w:rsidRPr="001C7739">
              <w:t>C: DS; I: PM</w:t>
            </w:r>
          </w:p>
        </w:tc>
        <w:tc>
          <w:tcPr>
            <w:tcW w:w="0" w:type="auto"/>
            <w:vAlign w:val="center"/>
            <w:hideMark/>
          </w:tcPr>
          <w:p w14:paraId="6D776F34" w14:textId="223A5093" w:rsidR="0025378A" w:rsidRPr="001C7739" w:rsidRDefault="005A24FD" w:rsidP="00501009">
            <w:r w:rsidRPr="0060630E">
              <w:t>drift_</w:t>
            </w:r>
            <w:r w:rsidR="00855320">
              <w:rPr>
                <w:rFonts w:hint="eastAsia"/>
              </w:rPr>
              <w:t>recall_</w:t>
            </w:r>
            <w:r w:rsidRPr="0060630E">
              <w:t>metrics.csv [O]</w:t>
            </w:r>
          </w:p>
        </w:tc>
        <w:tc>
          <w:tcPr>
            <w:tcW w:w="0" w:type="auto"/>
            <w:vAlign w:val="center"/>
            <w:hideMark/>
          </w:tcPr>
          <w:p w14:paraId="19F21780" w14:textId="172F436C" w:rsidR="0025378A" w:rsidRPr="001C7739" w:rsidRDefault="00216803" w:rsidP="00501009">
            <w:r w:rsidRPr="00402A68">
              <w:rPr>
                <w:rStyle w:val="ng-star-inserted"/>
                <w:rFonts w:cs="Arial" w:hint="eastAsia"/>
                <w:color w:val="131314"/>
              </w:rPr>
              <w:t>자동 수집 파이프라인 보강 필요</w:t>
            </w:r>
          </w:p>
        </w:tc>
      </w:tr>
      <w:tr w:rsidR="0007146B" w:rsidRPr="001C7739" w14:paraId="0FA4EEF3" w14:textId="77777777" w:rsidTr="00D3331F">
        <w:tc>
          <w:tcPr>
            <w:tcW w:w="0" w:type="auto"/>
            <w:vAlign w:val="center"/>
            <w:hideMark/>
          </w:tcPr>
          <w:p w14:paraId="78DC5F35" w14:textId="5B70EFE2" w:rsidR="0025378A" w:rsidRPr="00A12DF7" w:rsidRDefault="005116AD" w:rsidP="00501009">
            <w:r w:rsidRPr="00A12DF7">
              <w:t>SG-TXT-</w:t>
            </w:r>
            <w:r w:rsidRPr="00A12DF7">
              <w:lastRenderedPageBreak/>
              <w:t>DRC</w:t>
            </w:r>
          </w:p>
        </w:tc>
        <w:tc>
          <w:tcPr>
            <w:tcW w:w="0" w:type="auto"/>
            <w:vAlign w:val="center"/>
            <w:hideMark/>
          </w:tcPr>
          <w:p w14:paraId="393D6A44" w14:textId="14DF9CF0" w:rsidR="0025378A" w:rsidRPr="00A12DF7" w:rsidRDefault="005B575C" w:rsidP="00501009">
            <w:r w:rsidRPr="00A12DF7">
              <w:lastRenderedPageBreak/>
              <w:t>유해성 기</w:t>
            </w:r>
            <w:r w:rsidRPr="00A12DF7">
              <w:lastRenderedPageBreak/>
              <w:t>준 안정성 교정 장치</w:t>
            </w:r>
          </w:p>
        </w:tc>
        <w:tc>
          <w:tcPr>
            <w:tcW w:w="0" w:type="auto"/>
            <w:vAlign w:val="center"/>
            <w:hideMark/>
          </w:tcPr>
          <w:p w14:paraId="04228FD8" w14:textId="44BB142D" w:rsidR="0025378A" w:rsidRPr="00A12DF7" w:rsidRDefault="0025378A" w:rsidP="00501009">
            <w:r w:rsidRPr="00A12DF7">
              <w:lastRenderedPageBreak/>
              <w:t>IMPACT-</w:t>
            </w:r>
            <w:r w:rsidRPr="00A12DF7">
              <w:lastRenderedPageBreak/>
              <w:t xml:space="preserve">003 </w:t>
            </w:r>
            <w:r w:rsidR="00A73CE5" w:rsidRPr="00A12DF7">
              <w:rPr>
                <w:rStyle w:val="ng-star-inserted"/>
                <w:rFonts w:cs="Arial" w:hint="eastAsia"/>
                <w:color w:val="131314"/>
              </w:rPr>
              <w:t>유해 판단 기준 drift</w:t>
            </w:r>
            <w:r w:rsidRPr="00A12DF7">
              <w:t xml:space="preserve"> 오분석</w:t>
            </w:r>
          </w:p>
        </w:tc>
        <w:tc>
          <w:tcPr>
            <w:tcW w:w="3380" w:type="dxa"/>
            <w:vAlign w:val="center"/>
            <w:hideMark/>
          </w:tcPr>
          <w:p w14:paraId="3CF4FC7A" w14:textId="03FE0DB5" w:rsidR="0025378A" w:rsidRPr="00A12DF7" w:rsidRDefault="00912E7B" w:rsidP="00501009">
            <w:r w:rsidRPr="00A12DF7">
              <w:rPr>
                <w:rFonts w:hint="eastAsia"/>
              </w:rPr>
              <w:lastRenderedPageBreak/>
              <w:t>delta</w:t>
            </w:r>
            <w:r w:rsidRPr="00A12DF7">
              <w:t>_</w:t>
            </w:r>
            <w:r w:rsidRPr="00A12DF7">
              <w:rPr>
                <w:rFonts w:hint="eastAsia"/>
              </w:rPr>
              <w:t>precision</w:t>
            </w:r>
            <w:r w:rsidRPr="00A12DF7">
              <w:t>_vs_</w:t>
            </w:r>
            <w:r w:rsidRPr="00A12DF7">
              <w:rPr>
                <w:rFonts w:hint="eastAsia"/>
              </w:rPr>
              <w:t>monthly</w:t>
            </w:r>
          </w:p>
        </w:tc>
        <w:tc>
          <w:tcPr>
            <w:tcW w:w="60" w:type="dxa"/>
            <w:vAlign w:val="center"/>
          </w:tcPr>
          <w:p w14:paraId="1D86B834" w14:textId="3D19B6A4" w:rsidR="0025378A" w:rsidRPr="00A12DF7" w:rsidRDefault="00655D12" w:rsidP="00501009">
            <w:r w:rsidRPr="00A12DF7">
              <w:rPr>
                <w:rFonts w:hint="eastAsia"/>
              </w:rPr>
              <w:t xml:space="preserve">연동 임계 </w:t>
            </w:r>
            <w:r w:rsidRPr="00A12DF7">
              <w:rPr>
                <w:rFonts w:hint="eastAsia"/>
              </w:rPr>
              <w:lastRenderedPageBreak/>
              <w:t xml:space="preserve">자동 조정 - </w:t>
            </w:r>
            <w:r w:rsidR="00213233" w:rsidRPr="00A12DF7">
              <w:t xml:space="preserve">월간 ΔPrecision이 30일 롤링 기간 동안 0.03 이하로 하락하는 상태가 k=2(2회 연속) 발생할 </w:t>
            </w:r>
            <w:r w:rsidR="0002699B" w:rsidRPr="00A12DF7">
              <w:t>유해성 기준 안정</w:t>
            </w:r>
            <w:r w:rsidR="0002699B" w:rsidRPr="00A12DF7">
              <w:rPr>
                <w:rFonts w:hint="eastAsia"/>
              </w:rPr>
              <w:t>화</w:t>
            </w:r>
            <w:r w:rsidR="00213233" w:rsidRPr="00A12DF7">
              <w:t xml:space="preserve"> 장치가 작동</w:t>
            </w:r>
          </w:p>
        </w:tc>
        <w:tc>
          <w:tcPr>
            <w:tcW w:w="0" w:type="auto"/>
            <w:vAlign w:val="center"/>
            <w:hideMark/>
          </w:tcPr>
          <w:p w14:paraId="54555B3C" w14:textId="77777777" w:rsidR="0025378A" w:rsidRPr="00A12DF7" w:rsidRDefault="0025378A" w:rsidP="00501009">
            <w:r w:rsidRPr="00A12DF7">
              <w:lastRenderedPageBreak/>
              <w:t>Misuse/Use (오용/사용)</w:t>
            </w:r>
          </w:p>
        </w:tc>
        <w:tc>
          <w:tcPr>
            <w:tcW w:w="0" w:type="auto"/>
            <w:vAlign w:val="center"/>
            <w:hideMark/>
          </w:tcPr>
          <w:p w14:paraId="6999FD69" w14:textId="0490DC7C" w:rsidR="0025378A" w:rsidRPr="00A12DF7" w:rsidRDefault="0025378A" w:rsidP="00501009">
            <w:r w:rsidRPr="00A12DF7">
              <w:rPr>
                <w:b/>
              </w:rPr>
              <w:t>자동:</w:t>
            </w:r>
            <w:r w:rsidRPr="00A12DF7">
              <w:t xml:space="preserve"> 인간 </w:t>
            </w:r>
            <w:r w:rsidRPr="00A12DF7">
              <w:lastRenderedPageBreak/>
              <w:t xml:space="preserve">예측 대기열로 </w:t>
            </w:r>
            <w:r w:rsidRPr="00A12DF7">
              <w:rPr>
                <w:b/>
              </w:rPr>
              <w:t>보류(abstain)</w:t>
            </w:r>
            <w:r w:rsidRPr="00A12DF7">
              <w:t xml:space="preserve"> → </w:t>
            </w:r>
            <w:r w:rsidRPr="00A12DF7">
              <w:rPr>
                <w:b/>
              </w:rPr>
              <w:t>인간:</w:t>
            </w:r>
            <w:r w:rsidRPr="00A12DF7">
              <w:t xml:space="preserve"> </w:t>
            </w:r>
            <w:r w:rsidR="00932938" w:rsidRPr="00A12DF7">
              <w:rPr>
                <w:rFonts w:cs="굴림"/>
                <w:kern w:val="0"/>
              </w:rPr>
              <w:t>기획자 정책 재검토</w:t>
            </w:r>
            <w:r w:rsidR="005674EE" w:rsidRPr="00A12DF7">
              <w:rPr>
                <w:rFonts w:cs="굴림"/>
                <w:kern w:val="0"/>
              </w:rPr>
              <w:t xml:space="preserve"> </w:t>
            </w:r>
            <w:r w:rsidRPr="00A12DF7">
              <w:t xml:space="preserve">→ </w:t>
            </w:r>
            <w:r w:rsidR="001509D7" w:rsidRPr="00A12DF7">
              <w:rPr>
                <w:rFonts w:cs="굴림"/>
                <w:kern w:val="0"/>
              </w:rPr>
              <w:t>모델 재튜닝 승인</w:t>
            </w:r>
          </w:p>
        </w:tc>
        <w:tc>
          <w:tcPr>
            <w:tcW w:w="0" w:type="auto"/>
            <w:vAlign w:val="center"/>
            <w:hideMark/>
          </w:tcPr>
          <w:p w14:paraId="539BA592" w14:textId="13ED3B8B" w:rsidR="0025378A" w:rsidRPr="00A12DF7" w:rsidRDefault="0025378A" w:rsidP="00501009">
            <w:r w:rsidRPr="00A12DF7">
              <w:lastRenderedPageBreak/>
              <w:t xml:space="preserve">R: </w:t>
            </w:r>
            <w:r w:rsidR="00CF03CE" w:rsidRPr="00A12DF7">
              <w:rPr>
                <w:rFonts w:hint="eastAsia"/>
              </w:rPr>
              <w:t>정책팀</w:t>
            </w:r>
            <w:r w:rsidRPr="00A12DF7">
              <w:t xml:space="preserve">; </w:t>
            </w:r>
            <w:r w:rsidRPr="00A12DF7">
              <w:lastRenderedPageBreak/>
              <w:t xml:space="preserve">A: </w:t>
            </w:r>
            <w:r w:rsidR="00CF03CE" w:rsidRPr="00A12DF7">
              <w:rPr>
                <w:rFonts w:hint="eastAsia"/>
              </w:rPr>
              <w:t>경영팀</w:t>
            </w:r>
            <w:r w:rsidRPr="00A12DF7">
              <w:t xml:space="preserve">; </w:t>
            </w:r>
            <w:r w:rsidR="004B39DD" w:rsidRPr="00A12DF7">
              <w:t>C: DS; I: PM</w:t>
            </w:r>
          </w:p>
        </w:tc>
        <w:tc>
          <w:tcPr>
            <w:tcW w:w="0" w:type="auto"/>
            <w:vAlign w:val="center"/>
          </w:tcPr>
          <w:p w14:paraId="152BB89E" w14:textId="03ED6239" w:rsidR="0025378A" w:rsidRPr="00A12DF7" w:rsidRDefault="00FD5460" w:rsidP="00501009">
            <w:r w:rsidRPr="00A12DF7">
              <w:rPr>
                <w:rFonts w:hint="eastAsia"/>
              </w:rPr>
              <w:lastRenderedPageBreak/>
              <w:t>delta</w:t>
            </w:r>
            <w:r w:rsidRPr="00A12DF7">
              <w:t>_</w:t>
            </w:r>
            <w:r w:rsidRPr="00A12DF7">
              <w:rPr>
                <w:rFonts w:hint="eastAsia"/>
              </w:rPr>
              <w:t>precision</w:t>
            </w:r>
            <w:r w:rsidR="0000202D" w:rsidRPr="00A12DF7">
              <w:rPr>
                <w:rFonts w:cs="굴림"/>
                <w:bCs/>
                <w:kern w:val="0"/>
              </w:rPr>
              <w:t>_</w:t>
            </w:r>
            <w:r w:rsidRPr="00A12DF7">
              <w:rPr>
                <w:rFonts w:hint="eastAsia"/>
              </w:rPr>
              <w:t xml:space="preserve"> </w:t>
            </w:r>
            <w:r w:rsidRPr="00A12DF7">
              <w:rPr>
                <w:rFonts w:hint="eastAsia"/>
              </w:rPr>
              <w:lastRenderedPageBreak/>
              <w:t>monthly</w:t>
            </w:r>
            <w:r w:rsidR="0000202D" w:rsidRPr="00A12DF7">
              <w:rPr>
                <w:rFonts w:cs="굴림"/>
                <w:bCs/>
                <w:kern w:val="0"/>
              </w:rPr>
              <w:t>.csv [O]</w:t>
            </w:r>
          </w:p>
        </w:tc>
        <w:tc>
          <w:tcPr>
            <w:tcW w:w="0" w:type="auto"/>
            <w:vAlign w:val="center"/>
            <w:hideMark/>
          </w:tcPr>
          <w:p w14:paraId="4956526D" w14:textId="10528B50" w:rsidR="0025378A" w:rsidRPr="001C7739" w:rsidRDefault="0072367B" w:rsidP="00501009">
            <w:r w:rsidRPr="00402A68">
              <w:rPr>
                <w:rStyle w:val="ng-star-inserted"/>
                <w:rFonts w:cs="Arial" w:hint="eastAsia"/>
                <w:color w:val="131314"/>
              </w:rPr>
              <w:lastRenderedPageBreak/>
              <w:t>정책-모델 불</w:t>
            </w:r>
            <w:r w:rsidRPr="00402A68">
              <w:rPr>
                <w:rStyle w:val="ng-star-inserted"/>
                <w:rFonts w:cs="Arial" w:hint="eastAsia"/>
                <w:color w:val="131314"/>
              </w:rPr>
              <w:lastRenderedPageBreak/>
              <w:t>일치로 일관성 저하</w:t>
            </w:r>
            <w:r>
              <w:rPr>
                <w:rStyle w:val="ng-star-inserted"/>
                <w:rFonts w:cs="Arial" w:hint="eastAsia"/>
                <w:color w:val="131314"/>
              </w:rPr>
              <w:t xml:space="preserve">로 </w:t>
            </w:r>
            <w:r w:rsidR="00CF6B7B">
              <w:rPr>
                <w:rStyle w:val="ng-star-inserted"/>
                <w:rFonts w:cs="Arial" w:hint="eastAsia"/>
                <w:color w:val="131314"/>
              </w:rPr>
              <w:t>세분화 필요</w:t>
            </w:r>
          </w:p>
        </w:tc>
      </w:tr>
      <w:tr w:rsidR="0007146B" w:rsidRPr="001C7739" w14:paraId="7A57B5BC" w14:textId="77777777" w:rsidTr="00D3331F">
        <w:tc>
          <w:tcPr>
            <w:tcW w:w="0" w:type="auto"/>
            <w:vAlign w:val="center"/>
          </w:tcPr>
          <w:p w14:paraId="5BDFED04" w14:textId="2D521695" w:rsidR="00DF2541" w:rsidRPr="00A12DF7" w:rsidRDefault="00BD02D7" w:rsidP="00501009">
            <w:r w:rsidRPr="00A12DF7">
              <w:lastRenderedPageBreak/>
              <w:t>SG-TXT-MLA</w:t>
            </w:r>
          </w:p>
        </w:tc>
        <w:tc>
          <w:tcPr>
            <w:tcW w:w="0" w:type="auto"/>
            <w:vAlign w:val="center"/>
          </w:tcPr>
          <w:p w14:paraId="38948F84" w14:textId="4301870B" w:rsidR="00DF2541" w:rsidRPr="00A12DF7" w:rsidRDefault="002675D3" w:rsidP="00501009">
            <w:r w:rsidRPr="00A12DF7">
              <w:t>다국어 판정 안정화 장치</w:t>
            </w:r>
          </w:p>
        </w:tc>
        <w:tc>
          <w:tcPr>
            <w:tcW w:w="0" w:type="auto"/>
            <w:vAlign w:val="center"/>
          </w:tcPr>
          <w:p w14:paraId="3652855C" w14:textId="0E44AD5B" w:rsidR="00DF2541" w:rsidRPr="00A12DF7" w:rsidRDefault="00DF2541" w:rsidP="00501009">
            <w:r w:rsidRPr="00A12DF7">
              <w:t>IMPACT-004</w:t>
            </w:r>
            <w:r w:rsidRPr="00A12DF7">
              <w:rPr>
                <w:rFonts w:hint="eastAsia"/>
              </w:rPr>
              <w:t xml:space="preserve"> </w:t>
            </w:r>
            <w:r w:rsidRPr="00A12DF7">
              <w:t>다국어</w:t>
            </w:r>
            <w:r w:rsidR="00C02603">
              <w:rPr>
                <w:rFonts w:hint="eastAsia"/>
              </w:rPr>
              <w:t xml:space="preserve">에 대한 </w:t>
            </w:r>
            <w:r w:rsidRPr="00A12DF7">
              <w:t>오판</w:t>
            </w:r>
            <w:r w:rsidR="00C02603">
              <w:rPr>
                <w:rFonts w:hint="eastAsia"/>
              </w:rPr>
              <w:t xml:space="preserve"> 위협</w:t>
            </w:r>
          </w:p>
        </w:tc>
        <w:tc>
          <w:tcPr>
            <w:tcW w:w="3380" w:type="dxa"/>
            <w:vAlign w:val="center"/>
          </w:tcPr>
          <w:p w14:paraId="16D2DC10" w14:textId="5F668827" w:rsidR="00DF2541" w:rsidRPr="00A12DF7" w:rsidRDefault="009411B3" w:rsidP="00501009">
            <w:r w:rsidRPr="00A12DF7">
              <w:rPr>
                <w:rStyle w:val="ng-star-inserted"/>
                <w:rFonts w:cs="Arial"/>
                <w:color w:val="131314"/>
              </w:rPr>
              <w:t>EN_Biweekly</w:t>
            </w:r>
            <w:r w:rsidRPr="00A12DF7">
              <w:rPr>
                <w:rStyle w:val="ng-star-inserted"/>
                <w:rFonts w:cs="Arial" w:hint="eastAsia"/>
                <w:color w:val="131314"/>
              </w:rPr>
              <w:t>_14d</w:t>
            </w:r>
          </w:p>
        </w:tc>
        <w:tc>
          <w:tcPr>
            <w:tcW w:w="60" w:type="dxa"/>
            <w:vAlign w:val="center"/>
          </w:tcPr>
          <w:p w14:paraId="325109C9" w14:textId="0EB61FD1" w:rsidR="00DF2541" w:rsidRPr="00A12DF7" w:rsidRDefault="001A367B" w:rsidP="00501009">
            <w:r w:rsidRPr="00A12DF7">
              <w:t xml:space="preserve">다국어 판정 안정화 </w:t>
            </w:r>
            <w:r w:rsidRPr="00A12DF7">
              <w:rPr>
                <w:rFonts w:hint="eastAsia"/>
              </w:rPr>
              <w:t xml:space="preserve">- </w:t>
            </w:r>
            <w:r w:rsidRPr="00A12DF7">
              <w:t>EN FP rate가 14일 롤링 기간 동안 0.15 이하(=15% 이</w:t>
            </w:r>
            <w:r w:rsidRPr="00A12DF7">
              <w:lastRenderedPageBreak/>
              <w:t>상 FP 발생률)로 떨어지는 상태가 k=2(2회 연속) 관측될 경우, 다국어 판정 안정화 장치가 작동</w:t>
            </w:r>
          </w:p>
        </w:tc>
        <w:tc>
          <w:tcPr>
            <w:tcW w:w="0" w:type="auto"/>
            <w:vAlign w:val="center"/>
          </w:tcPr>
          <w:p w14:paraId="69F131CB" w14:textId="26F2FE50" w:rsidR="00DF2541" w:rsidRPr="00A12DF7" w:rsidRDefault="00E033D6" w:rsidP="00501009">
            <w:r w:rsidRPr="00A12DF7">
              <w:lastRenderedPageBreak/>
              <w:t>Use / Misuse</w:t>
            </w:r>
            <w:r w:rsidRPr="00A12DF7">
              <w:rPr>
                <w:rFonts w:hint="eastAsia"/>
              </w:rPr>
              <w:t xml:space="preserve"> (사용/ 오용)</w:t>
            </w:r>
          </w:p>
        </w:tc>
        <w:tc>
          <w:tcPr>
            <w:tcW w:w="0" w:type="auto"/>
            <w:vAlign w:val="center"/>
          </w:tcPr>
          <w:p w14:paraId="6510276A" w14:textId="2F8C769B" w:rsidR="00DF2541" w:rsidRPr="00A12DF7" w:rsidRDefault="00672F95" w:rsidP="00501009">
            <w:pPr>
              <w:rPr>
                <w:b/>
              </w:rPr>
            </w:pPr>
            <w:r w:rsidRPr="00A12DF7">
              <w:rPr>
                <w:b/>
              </w:rPr>
              <w:t>자동:</w:t>
            </w:r>
            <w:r w:rsidRPr="00A12DF7">
              <w:t xml:space="preserve"> 인간 예측 대기열로 </w:t>
            </w:r>
            <w:r w:rsidRPr="00A12DF7">
              <w:rPr>
                <w:b/>
              </w:rPr>
              <w:t>보류(abstain)</w:t>
            </w:r>
            <w:r w:rsidRPr="00A12DF7">
              <w:t xml:space="preserve"> → </w:t>
            </w:r>
            <w:r w:rsidRPr="00A12DF7">
              <w:rPr>
                <w:b/>
              </w:rPr>
              <w:t>인간:</w:t>
            </w:r>
            <w:r w:rsidRPr="00A12DF7">
              <w:t xml:space="preserve"> </w:t>
            </w:r>
            <w:r w:rsidRPr="00A12DF7">
              <w:rPr>
                <w:rFonts w:cs="굴림"/>
                <w:kern w:val="0"/>
              </w:rPr>
              <w:t xml:space="preserve">운영자 감지 중단 </w:t>
            </w:r>
            <w:r w:rsidRPr="00A12DF7">
              <w:t xml:space="preserve">→ </w:t>
            </w:r>
            <w:r w:rsidRPr="00A12DF7">
              <w:rPr>
                <w:rFonts w:cs="굴림"/>
                <w:kern w:val="0"/>
              </w:rPr>
              <w:t xml:space="preserve">엔지니어 언어모델 개선 </w:t>
            </w:r>
            <w:r w:rsidRPr="00A12DF7">
              <w:rPr>
                <w:rFonts w:cs="굴림"/>
                <w:kern w:val="0"/>
              </w:rPr>
              <w:lastRenderedPageBreak/>
              <w:t>승인</w:t>
            </w:r>
          </w:p>
        </w:tc>
        <w:tc>
          <w:tcPr>
            <w:tcW w:w="0" w:type="auto"/>
            <w:vAlign w:val="center"/>
          </w:tcPr>
          <w:p w14:paraId="37C4F236" w14:textId="6A31656B" w:rsidR="00DF2541" w:rsidRPr="00A12DF7" w:rsidRDefault="00C00DF8" w:rsidP="00501009">
            <w:r w:rsidRPr="00A12DF7">
              <w:lastRenderedPageBreak/>
              <w:t xml:space="preserve">R: </w:t>
            </w:r>
            <w:r w:rsidRPr="00A12DF7">
              <w:rPr>
                <w:rFonts w:hint="eastAsia"/>
              </w:rPr>
              <w:t>운영팀</w:t>
            </w:r>
            <w:r w:rsidRPr="00A12DF7">
              <w:t xml:space="preserve">; A: </w:t>
            </w:r>
            <w:r w:rsidR="000B2B20" w:rsidRPr="00A12DF7">
              <w:rPr>
                <w:rFonts w:hint="eastAsia"/>
              </w:rPr>
              <w:t>품질</w:t>
            </w:r>
            <w:r w:rsidRPr="00A12DF7">
              <w:rPr>
                <w:rFonts w:hint="eastAsia"/>
              </w:rPr>
              <w:t>팀</w:t>
            </w:r>
            <w:r w:rsidRPr="00A12DF7">
              <w:t xml:space="preserve">; </w:t>
            </w:r>
            <w:r w:rsidR="004B39DD" w:rsidRPr="00A12DF7">
              <w:t>C: DS; I: PM</w:t>
            </w:r>
          </w:p>
        </w:tc>
        <w:tc>
          <w:tcPr>
            <w:tcW w:w="0" w:type="auto"/>
            <w:vAlign w:val="center"/>
          </w:tcPr>
          <w:p w14:paraId="198CE041" w14:textId="4300999E" w:rsidR="00DF2541" w:rsidRPr="00A12DF7" w:rsidRDefault="009A3A9C" w:rsidP="00501009">
            <w:r w:rsidRPr="00A12DF7">
              <w:t>lang_fp_rate.csv [O]</w:t>
            </w:r>
          </w:p>
        </w:tc>
        <w:tc>
          <w:tcPr>
            <w:tcW w:w="0" w:type="auto"/>
            <w:vAlign w:val="center"/>
          </w:tcPr>
          <w:p w14:paraId="4C83E0E6" w14:textId="2A28871B" w:rsidR="00DF2541" w:rsidRPr="001C7739" w:rsidRDefault="00820F04" w:rsidP="00501009">
            <w:r>
              <w:rPr>
                <w:rFonts w:hint="eastAsia"/>
              </w:rPr>
              <w:t xml:space="preserve">특정 언어 </w:t>
            </w:r>
            <w:r w:rsidR="007B7E05">
              <w:rPr>
                <w:rFonts w:hint="eastAsia"/>
              </w:rPr>
              <w:t>증가로 언어 커버리지 확장 필요</w:t>
            </w:r>
          </w:p>
        </w:tc>
      </w:tr>
      <w:tr w:rsidR="0007146B" w:rsidRPr="001C7739" w14:paraId="1F2E320E" w14:textId="77777777" w:rsidTr="00D3331F">
        <w:tc>
          <w:tcPr>
            <w:tcW w:w="0" w:type="auto"/>
            <w:vAlign w:val="center"/>
          </w:tcPr>
          <w:p w14:paraId="230153A3" w14:textId="40497806" w:rsidR="00EE30E6" w:rsidRPr="00A12DF7" w:rsidRDefault="00E43278" w:rsidP="00501009">
            <w:r w:rsidRPr="00A12DF7">
              <w:t>SG-TXT-RDL</w:t>
            </w:r>
          </w:p>
        </w:tc>
        <w:tc>
          <w:tcPr>
            <w:tcW w:w="0" w:type="auto"/>
            <w:vAlign w:val="center"/>
          </w:tcPr>
          <w:p w14:paraId="04F2558E" w14:textId="09E4C75F" w:rsidR="00EE30E6" w:rsidRPr="00A12DF7" w:rsidRDefault="00C12556" w:rsidP="00501009">
            <w:r w:rsidRPr="00A12DF7">
              <w:t>지연 기반 필터링 안정화 장치</w:t>
            </w:r>
          </w:p>
        </w:tc>
        <w:tc>
          <w:tcPr>
            <w:tcW w:w="0" w:type="auto"/>
            <w:vAlign w:val="center"/>
          </w:tcPr>
          <w:p w14:paraId="5FC8EB0C" w14:textId="4817410A" w:rsidR="00EE30E6" w:rsidRPr="00A12DF7" w:rsidRDefault="00EE30E6" w:rsidP="00501009">
            <w:r w:rsidRPr="00A12DF7">
              <w:t>IMPACT-005</w:t>
            </w:r>
            <w:r w:rsidRPr="00A12DF7">
              <w:rPr>
                <w:rFonts w:hint="eastAsia"/>
              </w:rPr>
              <w:t xml:space="preserve"> </w:t>
            </w:r>
            <w:r w:rsidRPr="00A12DF7">
              <w:t>실시간 필터 지연</w:t>
            </w:r>
          </w:p>
        </w:tc>
        <w:tc>
          <w:tcPr>
            <w:tcW w:w="3380" w:type="dxa"/>
            <w:vAlign w:val="center"/>
          </w:tcPr>
          <w:p w14:paraId="39EE099F" w14:textId="13C39C45" w:rsidR="00EE30E6" w:rsidRPr="00A12DF7" w:rsidRDefault="009411B3" w:rsidP="00501009">
            <w:r w:rsidRPr="00A12DF7">
              <w:rPr>
                <w:rStyle w:val="ng-star-inserted"/>
                <w:rFonts w:cs="Arial"/>
                <w:color w:val="131314"/>
              </w:rPr>
              <w:t>P95</w:t>
            </w:r>
            <w:r w:rsidRPr="00A12DF7">
              <w:rPr>
                <w:rStyle w:val="ng-star-inserted"/>
                <w:rFonts w:cs="Arial" w:hint="eastAsia"/>
                <w:color w:val="131314"/>
              </w:rPr>
              <w:t>_</w:t>
            </w:r>
            <w:r w:rsidRPr="00A12DF7">
              <w:rPr>
                <w:rStyle w:val="ng-star-inserted"/>
                <w:rFonts w:cs="Arial"/>
                <w:color w:val="131314"/>
              </w:rPr>
              <w:t>Latency</w:t>
            </w:r>
            <w:r w:rsidR="00812109" w:rsidRPr="00A12DF7">
              <w:rPr>
                <w:rStyle w:val="ng-star-inserted"/>
                <w:rFonts w:cs="Arial" w:hint="eastAsia"/>
                <w:color w:val="131314"/>
              </w:rPr>
              <w:t>_prod</w:t>
            </w:r>
            <w:r w:rsidRPr="00A12DF7">
              <w:rPr>
                <w:rStyle w:val="ng-star-inserted"/>
                <w:rFonts w:cs="Arial" w:hint="eastAsia"/>
                <w:color w:val="131314"/>
              </w:rPr>
              <w:t>_7d</w:t>
            </w:r>
          </w:p>
        </w:tc>
        <w:tc>
          <w:tcPr>
            <w:tcW w:w="60" w:type="dxa"/>
            <w:vAlign w:val="center"/>
          </w:tcPr>
          <w:p w14:paraId="7BF3DF91" w14:textId="1F67C747" w:rsidR="00EE30E6" w:rsidRPr="00A12DF7" w:rsidRDefault="001A6869" w:rsidP="00501009">
            <w:r w:rsidRPr="00A12DF7">
              <w:t xml:space="preserve">p95 Latency가 7일 롤링 기간 동안 1.5초를 초과하는 상태가 k=2(2회 연속) 발생할 경우, 실시간 지연 </w:t>
            </w:r>
            <w:r w:rsidRPr="00A12DF7">
              <w:lastRenderedPageBreak/>
              <w:t>안정화 장치가 작동</w:t>
            </w:r>
          </w:p>
        </w:tc>
        <w:tc>
          <w:tcPr>
            <w:tcW w:w="0" w:type="auto"/>
            <w:vAlign w:val="center"/>
          </w:tcPr>
          <w:p w14:paraId="55D4B077" w14:textId="3BB59725" w:rsidR="00EE30E6" w:rsidRPr="00A12DF7" w:rsidRDefault="004A799C" w:rsidP="00501009">
            <w:r w:rsidRPr="00A12DF7">
              <w:lastRenderedPageBreak/>
              <w:t>Use / Misuse</w:t>
            </w:r>
            <w:r w:rsidRPr="00A12DF7">
              <w:rPr>
                <w:rFonts w:hint="eastAsia"/>
              </w:rPr>
              <w:t xml:space="preserve"> (사용/ 오용)</w:t>
            </w:r>
          </w:p>
        </w:tc>
        <w:tc>
          <w:tcPr>
            <w:tcW w:w="0" w:type="auto"/>
            <w:vAlign w:val="center"/>
          </w:tcPr>
          <w:p w14:paraId="5B82A98F" w14:textId="4995A981" w:rsidR="00EE30E6" w:rsidRPr="000E69F4" w:rsidRDefault="00A12DF7" w:rsidP="00501009">
            <w:pPr>
              <w:rPr>
                <w:b/>
              </w:rPr>
            </w:pPr>
            <w:r w:rsidRPr="00A12DF7">
              <w:rPr>
                <w:b/>
              </w:rPr>
              <w:t>자동:</w:t>
            </w:r>
            <w:r w:rsidRPr="00A12DF7">
              <w:t xml:space="preserve"> 인간 예측 대기열로 </w:t>
            </w:r>
            <w:r w:rsidRPr="00A12DF7">
              <w:rPr>
                <w:b/>
              </w:rPr>
              <w:t>보류(</w:t>
            </w:r>
            <w:r w:rsidRPr="000E69F4">
              <w:rPr>
                <w:b/>
              </w:rPr>
              <w:t>abstain)</w:t>
            </w:r>
            <w:r w:rsidRPr="000E69F4">
              <w:t xml:space="preserve"> → </w:t>
            </w:r>
            <w:r w:rsidRPr="000E69F4">
              <w:rPr>
                <w:b/>
              </w:rPr>
              <w:t>인간:</w:t>
            </w:r>
            <w:r w:rsidRPr="000E69F4">
              <w:t xml:space="preserve"> </w:t>
            </w:r>
            <w:r w:rsidR="00BB36C4" w:rsidRPr="000E69F4">
              <w:rPr>
                <w:rFonts w:cs="굴림"/>
                <w:kern w:val="0"/>
              </w:rPr>
              <w:t>엔지니어 서버 리셋</w:t>
            </w:r>
            <w:r w:rsidR="00BB36C4" w:rsidRPr="000E69F4">
              <w:t xml:space="preserve"> </w:t>
            </w:r>
            <w:r w:rsidRPr="000E69F4">
              <w:t xml:space="preserve">→ </w:t>
            </w:r>
            <w:r w:rsidR="00F14BC8" w:rsidRPr="000E69F4">
              <w:rPr>
                <w:rFonts w:cs="굴림"/>
                <w:kern w:val="0"/>
              </w:rPr>
              <w:t>PM 스케일링 승인</w:t>
            </w:r>
          </w:p>
        </w:tc>
        <w:tc>
          <w:tcPr>
            <w:tcW w:w="0" w:type="auto"/>
            <w:vAlign w:val="center"/>
          </w:tcPr>
          <w:p w14:paraId="3EAFB51B" w14:textId="5580093B" w:rsidR="00EE30E6" w:rsidRPr="00A12DF7" w:rsidRDefault="008D0D05" w:rsidP="00501009">
            <w:r w:rsidRPr="00A12DF7">
              <w:t xml:space="preserve">R: </w:t>
            </w:r>
            <w:r w:rsidRPr="00A12DF7">
              <w:rPr>
                <w:rFonts w:hint="eastAsia"/>
              </w:rPr>
              <w:t>SRE팀</w:t>
            </w:r>
            <w:r w:rsidRPr="00A12DF7">
              <w:t xml:space="preserve">; A: </w:t>
            </w:r>
            <w:r w:rsidRPr="00A12DF7">
              <w:rPr>
                <w:rFonts w:hint="eastAsia"/>
              </w:rPr>
              <w:t>안전팀</w:t>
            </w:r>
            <w:r w:rsidRPr="00A12DF7">
              <w:t xml:space="preserve">; </w:t>
            </w:r>
            <w:r w:rsidR="00AD59BA" w:rsidRPr="00A12DF7">
              <w:t>C: DS; I: PM</w:t>
            </w:r>
          </w:p>
        </w:tc>
        <w:tc>
          <w:tcPr>
            <w:tcW w:w="0" w:type="auto"/>
            <w:vAlign w:val="center"/>
          </w:tcPr>
          <w:p w14:paraId="75C3A4B2" w14:textId="79988732" w:rsidR="00EE30E6" w:rsidRPr="00A12DF7" w:rsidRDefault="00DE2D76" w:rsidP="00501009">
            <w:r w:rsidRPr="00A12DF7">
              <w:t>latency_monitor.csv [O]</w:t>
            </w:r>
          </w:p>
        </w:tc>
        <w:tc>
          <w:tcPr>
            <w:tcW w:w="0" w:type="auto"/>
            <w:vAlign w:val="center"/>
          </w:tcPr>
          <w:p w14:paraId="6D924356" w14:textId="113803B1" w:rsidR="00EE30E6" w:rsidRPr="001C7739" w:rsidRDefault="00E02909" w:rsidP="00501009">
            <w:r w:rsidRPr="00402A68">
              <w:rPr>
                <w:rStyle w:val="ng-star-inserted"/>
                <w:rFonts w:cs="Arial" w:hint="eastAsia"/>
                <w:color w:val="131314"/>
              </w:rPr>
              <w:t>트래픽 급증·스파이크, 리소스 경합</w:t>
            </w:r>
          </w:p>
        </w:tc>
      </w:tr>
    </w:tbl>
    <w:p w14:paraId="456FA177" w14:textId="77777777" w:rsidR="009A3307" w:rsidRPr="001C7739" w:rsidRDefault="009A3307" w:rsidP="00501009"/>
    <w:p w14:paraId="66922D1E" w14:textId="77777777" w:rsidR="0025378A" w:rsidRPr="001C7739" w:rsidRDefault="0025378A" w:rsidP="00501009">
      <w:r w:rsidRPr="001C7739">
        <w:t>이 표의 각 컬럼은 안전장치가 실제로 운영 환경에서 어떻게 작동해야 하는지에 대한 엔지니어링적 약속을 담고 있습니다.</w:t>
      </w:r>
    </w:p>
    <w:p w14:paraId="10D9BE67" w14:textId="77777777" w:rsidR="0025378A" w:rsidRPr="001C7739" w:rsidRDefault="0025378A" w:rsidP="00501009">
      <w:r w:rsidRPr="001C7739">
        <w:t>1. Safeguard ID (안전장치 ID)</w:t>
      </w:r>
    </w:p>
    <w:p w14:paraId="0C6A3B7B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짧고 영구적인 핸들(handle)입니다. D5/D6 단계에서 키(key)로 사용되기 때문에 안정적이어야 합니다.</w:t>
      </w:r>
    </w:p>
    <w:p w14:paraId="62788ACA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예시:</w:t>
      </w:r>
      <w:r w:rsidRPr="001C7739">
        <w:t xml:space="preserve"> </w:t>
      </w:r>
      <w:r w:rsidRPr="001C7739">
        <w:rPr>
          <w:rFonts w:cs="Courier New"/>
          <w:color w:val="C4C7C5"/>
        </w:rPr>
        <w:t>SG-TXT-WSG</w:t>
      </w:r>
      <w:r w:rsidRPr="001C7739">
        <w:t xml:space="preserve"> (Text/Worst Slice Guardrail), </w:t>
      </w:r>
      <w:r w:rsidRPr="001C7739">
        <w:rPr>
          <w:rFonts w:cs="Courier New"/>
          <w:color w:val="C4C7C5"/>
        </w:rPr>
        <w:t>SG-AV-DUSK</w:t>
      </w:r>
      <w:r w:rsidRPr="001C7739">
        <w:t xml:space="preserve"> (Autonomous Vehicle/Dusk).</w:t>
      </w:r>
    </w:p>
    <w:p w14:paraId="45714E8F" w14:textId="77777777" w:rsidR="009A3307" w:rsidRPr="001C7739" w:rsidRDefault="009A3307" w:rsidP="00501009"/>
    <w:p w14:paraId="26DFA25C" w14:textId="77777777" w:rsidR="0025378A" w:rsidRPr="001C7739" w:rsidRDefault="0025378A" w:rsidP="00501009">
      <w:r w:rsidRPr="001C7739">
        <w:t>2. Safeguard Name (안전장치 이름)</w:t>
      </w:r>
    </w:p>
    <w:p w14:paraId="6C64782A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6단어 이하로 요약된 안전장치의 이름입니다.</w:t>
      </w:r>
    </w:p>
    <w:p w14:paraId="6562CDCE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예시:</w:t>
      </w:r>
      <w:r w:rsidRPr="001C7739">
        <w:t xml:space="preserve"> </w:t>
      </w:r>
      <w:r w:rsidRPr="001C7739">
        <w:rPr>
          <w:b/>
          <w:bCs/>
        </w:rPr>
        <w:t>'최악의 슬라이스 재현율 가드레일'</w:t>
      </w:r>
      <w:r w:rsidRPr="001C7739">
        <w:t xml:space="preserve"> (Worst-slice recall guardrail)은 모델이 특정 소수 그룹이나 환경(슬라이스)에서 제대로 작동하는지 감시함을 나타냅니다.</w:t>
      </w:r>
    </w:p>
    <w:p w14:paraId="1A7E3D11" w14:textId="77777777" w:rsidR="009A3307" w:rsidRPr="001C7739" w:rsidRDefault="009A3307" w:rsidP="00501009"/>
    <w:p w14:paraId="77F977DC" w14:textId="77777777" w:rsidR="0025378A" w:rsidRPr="001C7739" w:rsidRDefault="0025378A" w:rsidP="00501009">
      <w:r w:rsidRPr="001C7739">
        <w:t>3. Purpose (risk it addresses) (목적/대응 위험)</w:t>
      </w:r>
    </w:p>
    <w:p w14:paraId="38782616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이 안전장치가 보호하는 D1/D3 단계의 특정 영향(Impact)이나 슬라이스를 명시합니다.</w:t>
      </w:r>
    </w:p>
    <w:p w14:paraId="7459FADF" w14:textId="77777777" w:rsidR="0025378A" w:rsidRPr="001C7739" w:rsidRDefault="0025378A" w:rsidP="00501009">
      <w:r w:rsidRPr="001C7739">
        <w:t>• 예시:</w:t>
      </w:r>
    </w:p>
    <w:p w14:paraId="3AFA37E5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</w:t>
      </w:r>
      <w:r w:rsidR="0025378A" w:rsidRPr="001C7739">
        <w:rPr>
          <w:b/>
          <w:bCs/>
        </w:rPr>
        <w:t>온라인 유해성</w:t>
      </w:r>
      <w:r w:rsidR="0025378A" w:rsidRPr="001C7739">
        <w:t xml:space="preserve">의 경우: </w:t>
      </w:r>
      <w:r w:rsidR="0025378A" w:rsidRPr="001C7739">
        <w:rPr>
          <w:rFonts w:cs="Courier New"/>
          <w:color w:val="C4C7C5"/>
        </w:rPr>
        <w:t>IMPACT-001 야간 근무 시 놓치는 위협</w:t>
      </w:r>
      <w:r w:rsidR="0025378A" w:rsidRPr="001C7739">
        <w:t xml:space="preserve"> — 야간 근무 시간대에 중요한 유해성 콘텐츠 탐지를 놓쳐 발생하는 위험을 방지합니다.</w:t>
      </w:r>
    </w:p>
    <w:p w14:paraId="2C3F21D6" w14:textId="77777777" w:rsidR="009A3307" w:rsidRPr="001C7739" w:rsidRDefault="009A3307" w:rsidP="00501009"/>
    <w:p w14:paraId="0D01D9D3" w14:textId="77777777" w:rsidR="0025378A" w:rsidRPr="001C7739" w:rsidRDefault="0025378A" w:rsidP="00501009">
      <w:r w:rsidRPr="001C7739">
        <w:t>4. Metric/Log Source (측정 항목/로그 출처)</w:t>
      </w:r>
    </w:p>
    <w:p w14:paraId="1B0E2748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이 안전장치가 운영 환경(ops)에서 실제로 읽어 들이는 정확한 필드나 파일입니다. 운영자가 D6에서 실제로 가져올 수 있는 데이터여야 합니다.</w:t>
      </w:r>
    </w:p>
    <w:p w14:paraId="0905AE68" w14:textId="77777777" w:rsidR="0025378A" w:rsidRPr="001C7739" w:rsidRDefault="0025378A" w:rsidP="00501009">
      <w:r w:rsidRPr="001C7739">
        <w:t>• 예시:</w:t>
      </w:r>
    </w:p>
    <w:p w14:paraId="3A007691" w14:textId="77777777" w:rsidR="0025378A" w:rsidRPr="001C7739" w:rsidRDefault="00701E0D" w:rsidP="00501009">
      <w:r>
        <w:lastRenderedPageBreak/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</w:t>
      </w:r>
      <w:r w:rsidR="0025378A" w:rsidRPr="001C7739">
        <w:rPr>
          <w:b/>
          <w:bCs/>
        </w:rPr>
        <w:t>recall_by_slice_7d</w:t>
      </w:r>
      <w:r w:rsidR="0025378A" w:rsidRPr="001C7739">
        <w:t>: 7일 동안 슬라이스별 재현율을 의미합니다 (텍스트 데이터).</w:t>
      </w:r>
    </w:p>
    <w:p w14:paraId="3ED167A7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</w:t>
      </w:r>
      <w:r w:rsidR="0025378A" w:rsidRPr="001C7739">
        <w:rPr>
          <w:b/>
          <w:bCs/>
        </w:rPr>
        <w:t>PSI_promo</w:t>
      </w:r>
      <w:r w:rsidR="0025378A" w:rsidRPr="001C7739">
        <w:t>: 프로모션 데이터의 PSI(Population Stability Index) 값으로, 데이터 분포의 변화(드리프트)를 측정합니다 (표 형식 데이터).</w:t>
      </w:r>
    </w:p>
    <w:p w14:paraId="02823662" w14:textId="77777777" w:rsidR="009A3307" w:rsidRPr="001C7739" w:rsidRDefault="009A3307" w:rsidP="00501009"/>
    <w:p w14:paraId="586CF05E" w14:textId="77777777" w:rsidR="0025378A" w:rsidRPr="001C7739" w:rsidRDefault="0025378A" w:rsidP="00501009">
      <w:r w:rsidRPr="001C7739">
        <w:t>5. Trigger Condition (window, threshold, stability rule) (작동 조건)</w:t>
      </w:r>
    </w:p>
    <w:p w14:paraId="664E2AC7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안전장치를 </w:t>
      </w:r>
      <w:r w:rsidRPr="001C7739">
        <w:rPr>
          <w:b/>
          <w:bCs/>
        </w:rPr>
        <w:t>작동</w:t>
      </w:r>
      <w:r w:rsidRPr="001C7739">
        <w:t xml:space="preserve">시키는 정확한 조건입니다. </w:t>
      </w:r>
      <w:r w:rsidRPr="001C7739">
        <w:rPr>
          <w:b/>
          <w:bCs/>
        </w:rPr>
        <w:t>측정 항목</w:t>
      </w:r>
      <w:r w:rsidRPr="001C7739">
        <w:t xml:space="preserve">, </w:t>
      </w:r>
      <w:r w:rsidRPr="001C7739">
        <w:rPr>
          <w:b/>
          <w:bCs/>
        </w:rPr>
        <w:t>연산자</w:t>
      </w:r>
      <w:r w:rsidRPr="001C7739">
        <w:t xml:space="preserve">, </w:t>
      </w:r>
      <w:r w:rsidRPr="001C7739">
        <w:rPr>
          <w:b/>
          <w:bCs/>
        </w:rPr>
        <w:t>임계값</w:t>
      </w:r>
      <w:r w:rsidRPr="001C7739">
        <w:t xml:space="preserve">, </w:t>
      </w:r>
      <w:r w:rsidRPr="001C7739">
        <w:rPr>
          <w:b/>
          <w:bCs/>
        </w:rPr>
        <w:t>기간(window)</w:t>
      </w:r>
      <w:r w:rsidRPr="001C7739">
        <w:t xml:space="preserve">, 그리고 </w:t>
      </w:r>
      <w:r w:rsidRPr="001C7739">
        <w:rPr>
          <w:b/>
          <w:bCs/>
        </w:rPr>
        <w:t>안정성 규칙(stability rule)</w:t>
      </w:r>
      <w:r w:rsidRPr="001C7739">
        <w:t>(예: k-연속 규칙)을 반드시 포함하여 신호가 왔다 갔다 하는 오작동(flapping)을 방지해야 합니다.</w:t>
      </w:r>
    </w:p>
    <w:p w14:paraId="5FCC02F6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패턴:</w:t>
      </w:r>
      <w:r w:rsidRPr="001C7739">
        <w:t xml:space="preserve"> "[측정 항목]이 [연산자] [임계값]을 [기간] 동안 [안정성]으로 초과/미달 시 작동".</w:t>
      </w:r>
    </w:p>
    <w:p w14:paraId="309A7C12" w14:textId="77777777" w:rsidR="0025378A" w:rsidRPr="001C7739" w:rsidRDefault="0025378A" w:rsidP="00501009">
      <w:r w:rsidRPr="001C7739">
        <w:t>• 예시:</w:t>
      </w:r>
    </w:p>
    <w:p w14:paraId="31969D2D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</w:t>
      </w:r>
      <w:r w:rsidR="0025378A" w:rsidRPr="001C7739">
        <w:rPr>
          <w:b/>
          <w:bCs/>
        </w:rPr>
        <w:t>텍스트 예시:</w:t>
      </w:r>
      <w:r w:rsidR="0025378A" w:rsidRPr="001C7739">
        <w:t xml:space="preserve"> "최악의 슬라이스 재현율 격차가 7일 롤링 기간 동안 </w:t>
      </w:r>
      <w:r w:rsidR="0025378A" w:rsidRPr="001C7739">
        <w:rPr>
          <w:b/>
          <w:bCs/>
        </w:rPr>
        <w:t>10% pts</w:t>
      </w:r>
      <w:r w:rsidR="0025378A" w:rsidRPr="001C7739">
        <w:t xml:space="preserve">를 초과하고, </w:t>
      </w:r>
      <w:r w:rsidR="0025378A" w:rsidRPr="001C7739">
        <w:rPr>
          <w:b/>
          <w:bCs/>
        </w:rPr>
        <w:t>k=2</w:t>
      </w:r>
      <w:r w:rsidR="0025378A" w:rsidRPr="001C7739">
        <w:t xml:space="preserve"> (2회 연속) 위반 시 작동".</w:t>
      </w:r>
    </w:p>
    <w:p w14:paraId="7A188AA1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</w:t>
      </w:r>
      <w:r w:rsidR="0025378A" w:rsidRPr="001C7739">
        <w:rPr>
          <w:b/>
          <w:bCs/>
        </w:rPr>
        <w:t>자율 주행 예시:</w:t>
      </w:r>
      <w:r w:rsidR="0025378A" w:rsidRPr="001C7739">
        <w:t xml:space="preserve"> "황혼 재현율 </w:t>
      </w:r>
      <w:r w:rsidR="0025378A" w:rsidRPr="009A3307">
        <w:rPr>
          <w:rFonts w:ascii="바탕" w:eastAsia="바탕" w:hAnsi="바탕" w:cs="바탕" w:hint="eastAsia"/>
        </w:rPr>
        <w:t>−</w:t>
      </w:r>
      <w:r w:rsidR="0025378A" w:rsidRPr="001C7739">
        <w:t xml:space="preserve"> 주간 재현율이 7일 기간 동안 </w:t>
      </w:r>
      <w:r w:rsidR="0025378A" w:rsidRPr="009A3307">
        <w:rPr>
          <w:rFonts w:ascii="바탕" w:eastAsia="바탕" w:hAnsi="바탕" w:cs="바탕" w:hint="eastAsia"/>
          <w:b/>
          <w:bCs/>
        </w:rPr>
        <w:t>−</w:t>
      </w:r>
      <w:r w:rsidR="0025378A" w:rsidRPr="001C7739">
        <w:rPr>
          <w:b/>
          <w:bCs/>
        </w:rPr>
        <w:t>8% pts</w:t>
      </w:r>
      <w:r w:rsidR="0025378A" w:rsidRPr="001C7739">
        <w:t xml:space="preserve"> 미만이거나 (</w:t>
      </w:r>
      <w:r w:rsidR="0025378A" w:rsidRPr="001C7739">
        <w:rPr>
          <w:b/>
          <w:bCs/>
        </w:rPr>
        <w:t>k=2</w:t>
      </w:r>
      <w:r w:rsidR="0025378A" w:rsidRPr="001C7739">
        <w:t>)...". 이는 일상적인 참조 슬라이스(주간) 대비 성능이 특정 임계값 이하로 급락했을 때를 감지합니다.</w:t>
      </w:r>
    </w:p>
    <w:p w14:paraId="1A8B470A" w14:textId="77777777" w:rsidR="009A3307" w:rsidRPr="001C7739" w:rsidRDefault="009A3307" w:rsidP="00501009"/>
    <w:p w14:paraId="6C310A8B" w14:textId="77777777" w:rsidR="0025378A" w:rsidRPr="001C7739" w:rsidRDefault="0025378A" w:rsidP="00501009">
      <w:r w:rsidRPr="001C7739">
        <w:t>6. Stage (Use/Misuse/Disuse/Abuse) (단계)</w:t>
      </w:r>
    </w:p>
    <w:p w14:paraId="306E7460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런타임 시 이벤트가 어떻게 분류되는지를 나타냅니다.</w:t>
      </w:r>
    </w:p>
    <w:p w14:paraId="187366B6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</w:t>
      </w:r>
      <w:r w:rsidR="0025378A" w:rsidRPr="001C7739">
        <w:rPr>
          <w:b/>
          <w:bCs/>
        </w:rPr>
        <w:t>Use (사용):</w:t>
      </w:r>
      <w:r w:rsidR="0025378A" w:rsidRPr="001C7739">
        <w:t xml:space="preserve"> 정상적인 작동. (예: 신뢰성/공정성 문제).</w:t>
      </w:r>
    </w:p>
    <w:p w14:paraId="1E3813CF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</w:t>
      </w:r>
      <w:r w:rsidR="0025378A" w:rsidRPr="001C7739">
        <w:rPr>
          <w:b/>
          <w:bCs/>
        </w:rPr>
        <w:t>Misuse (오용):</w:t>
      </w:r>
      <w:r w:rsidR="0025378A" w:rsidRPr="001C7739">
        <w:t xml:space="preserve"> 의도되지 않은 사용 패턴. (예: OOD/템플릿 회피).</w:t>
      </w:r>
    </w:p>
    <w:p w14:paraId="685CAECF" w14:textId="77777777" w:rsidR="0025378A" w:rsidRPr="001C7739" w:rsidRDefault="0025378A" w:rsidP="00501009">
      <w:r w:rsidRPr="001C7739">
        <w:t>• 예시:</w:t>
      </w:r>
    </w:p>
    <w:p w14:paraId="46AB2765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</w:t>
      </w:r>
      <w:r w:rsidR="0025378A" w:rsidRPr="001C7739">
        <w:rPr>
          <w:b/>
          <w:bCs/>
        </w:rPr>
        <w:t>온라인 유해성:</w:t>
      </w:r>
      <w:r w:rsidR="0025378A" w:rsidRPr="001C7739">
        <w:t xml:space="preserve"> </w:t>
      </w:r>
      <w:r w:rsidR="0025378A" w:rsidRPr="001C7739">
        <w:rPr>
          <w:rFonts w:cs="Courier New"/>
          <w:color w:val="C4C7C5"/>
        </w:rPr>
        <w:t>Use</w:t>
      </w:r>
      <w:r w:rsidR="0025378A" w:rsidRPr="001C7739">
        <w:t>.</w:t>
      </w:r>
    </w:p>
    <w:p w14:paraId="2F13329F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</w:t>
      </w:r>
      <w:r w:rsidR="0025378A" w:rsidRPr="001C7739">
        <w:rPr>
          <w:b/>
          <w:bCs/>
        </w:rPr>
        <w:t>판매 예측:</w:t>
      </w:r>
      <w:r w:rsidR="0025378A" w:rsidRPr="001C7739">
        <w:t xml:space="preserve"> </w:t>
      </w:r>
      <w:r w:rsidR="0025378A" w:rsidRPr="001C7739">
        <w:rPr>
          <w:rFonts w:cs="Courier New"/>
          <w:color w:val="C4C7C5"/>
        </w:rPr>
        <w:t>Misuse/Use</w:t>
      </w:r>
      <w:r w:rsidR="0025378A" w:rsidRPr="001C7739">
        <w:t xml:space="preserve"> (데이터 드리프트는 오용 또는 일반 사용 중 발생할 수 있음).</w:t>
      </w:r>
    </w:p>
    <w:p w14:paraId="0E89CAF1" w14:textId="77777777" w:rsidR="009A3307" w:rsidRPr="001C7739" w:rsidRDefault="009A3307" w:rsidP="00501009"/>
    <w:p w14:paraId="573B3679" w14:textId="77777777" w:rsidR="009A3307" w:rsidRPr="001C7739" w:rsidRDefault="009A3307" w:rsidP="00501009"/>
    <w:p w14:paraId="15A59F45" w14:textId="77777777" w:rsidR="0025378A" w:rsidRPr="001C7739" w:rsidRDefault="0025378A" w:rsidP="00501009">
      <w:r w:rsidRPr="001C7739">
        <w:t>7. Intervention Action (auto/human) (개입 조치)</w:t>
      </w:r>
    </w:p>
    <w:p w14:paraId="0DDBCF58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명시적이고 순서가 있는 자동화된 조치와 후속 인간의 조치를 정의합니다. 조치는 실행 가능해야 합니다 (예: 보류/잠금/경고 + 다음 </w:t>
      </w:r>
      <w:r w:rsidRPr="001C7739">
        <w:lastRenderedPageBreak/>
        <w:t>행동 주체).</w:t>
      </w:r>
    </w:p>
    <w:p w14:paraId="44AE1C10" w14:textId="77777777" w:rsidR="0025378A" w:rsidRPr="001C7739" w:rsidRDefault="0025378A" w:rsidP="00501009">
      <w:r w:rsidRPr="001C7739">
        <w:t>• 예시:</w:t>
      </w:r>
    </w:p>
    <w:p w14:paraId="66777B62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</w:t>
      </w:r>
      <w:r w:rsidR="0025378A" w:rsidRPr="001C7739">
        <w:rPr>
          <w:b/>
          <w:bCs/>
        </w:rPr>
        <w:t>텍스트 예시:</w:t>
      </w:r>
      <w:r w:rsidR="0025378A" w:rsidRPr="001C7739">
        <w:t xml:space="preserve"> </w:t>
      </w:r>
      <w:r w:rsidR="0025378A" w:rsidRPr="001C7739">
        <w:rPr>
          <w:b/>
          <w:bCs/>
        </w:rPr>
        <w:t>자동:</w:t>
      </w:r>
      <w:r w:rsidR="0025378A" w:rsidRPr="001C7739">
        <w:t xml:space="preserve"> 인간 검토 대기열로 </w:t>
      </w:r>
      <w:r w:rsidR="0025378A" w:rsidRPr="001C7739">
        <w:rPr>
          <w:b/>
          <w:bCs/>
        </w:rPr>
        <w:t>보류(abstain)</w:t>
      </w:r>
      <w:r w:rsidR="0025378A" w:rsidRPr="001C7739">
        <w:t xml:space="preserve"> (결정 회피) → </w:t>
      </w:r>
      <w:r w:rsidR="0025378A" w:rsidRPr="001C7739">
        <w:rPr>
          <w:b/>
          <w:bCs/>
        </w:rPr>
        <w:t>인간:</w:t>
      </w:r>
      <w:r w:rsidR="0025378A" w:rsidRPr="001C7739">
        <w:t xml:space="preserve"> 기획자 검토 → 재교육을 위한 DS 티켓 발행.</w:t>
      </w:r>
    </w:p>
    <w:p w14:paraId="10C55C2F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</w:t>
      </w:r>
      <w:r w:rsidR="0025378A" w:rsidRPr="001C7739">
        <w:rPr>
          <w:b/>
          <w:bCs/>
        </w:rPr>
        <w:t>자율 주행 예시:</w:t>
      </w:r>
      <w:r w:rsidR="0025378A" w:rsidRPr="001C7739">
        <w:t xml:space="preserve"> </w:t>
      </w:r>
      <w:r w:rsidR="0025378A" w:rsidRPr="001C7739">
        <w:rPr>
          <w:b/>
          <w:bCs/>
        </w:rPr>
        <w:t>자동:</w:t>
      </w:r>
      <w:r w:rsidR="0025378A" w:rsidRPr="001C7739">
        <w:t xml:space="preserve"> </w:t>
      </w:r>
      <w:r w:rsidR="0025378A" w:rsidRPr="001C7739">
        <w:rPr>
          <w:b/>
          <w:bCs/>
        </w:rPr>
        <w:t>섀도우 모드로 잠금(lockdown to shadow)</w:t>
      </w:r>
      <w:r w:rsidR="0025378A" w:rsidRPr="001C7739">
        <w:t xml:space="preserve"> (실제 작동을 멈추고 테스트 환경에서만 실행되도록 전환) → </w:t>
      </w:r>
      <w:r w:rsidR="0025378A" w:rsidRPr="001C7739">
        <w:rPr>
          <w:b/>
          <w:bCs/>
        </w:rPr>
        <w:t>인간:</w:t>
      </w:r>
      <w:r w:rsidR="0025378A" w:rsidRPr="001C7739">
        <w:t xml:space="preserve"> 거버넌스 담당자 승인 후 재활성화.</w:t>
      </w:r>
    </w:p>
    <w:p w14:paraId="7E6E3B08" w14:textId="77777777" w:rsidR="009A3307" w:rsidRPr="001C7739" w:rsidRDefault="009A3307" w:rsidP="00501009"/>
    <w:p w14:paraId="65DB9871" w14:textId="77777777" w:rsidR="0025378A" w:rsidRPr="001C7739" w:rsidRDefault="0025378A" w:rsidP="00501009">
      <w:r w:rsidRPr="001C7739">
        <w:t>8. Ownership (R/A/C/I) (책임 소재)</w:t>
      </w:r>
    </w:p>
    <w:p w14:paraId="34740EAD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이 안전장치에 대한 RACI 매트릭스를 한 줄로 요약합니다. 특히 </w:t>
      </w:r>
      <w:r w:rsidRPr="001C7739">
        <w:rPr>
          <w:b/>
          <w:bCs/>
        </w:rPr>
        <w:t>A (Accountable, 책임자)</w:t>
      </w:r>
      <w:r w:rsidRPr="001C7739">
        <w:t xml:space="preserve"> 는 반드시 한 명으로 지정되어야 합니다.</w:t>
      </w:r>
    </w:p>
    <w:p w14:paraId="6363E4B4" w14:textId="77777777" w:rsidR="0025378A" w:rsidRPr="001C7739" w:rsidRDefault="0025378A" w:rsidP="00501009">
      <w:r w:rsidRPr="001C7739">
        <w:t>• RACI 정의 (일반적인 예시):</w:t>
      </w:r>
    </w:p>
    <w:p w14:paraId="0A49AFC6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R (Responsible): 수행자 (Operator)</w:t>
      </w:r>
    </w:p>
    <w:p w14:paraId="47E9055D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A (Accountable): 책임자 (Planner, Governance)</w:t>
      </w:r>
    </w:p>
    <w:p w14:paraId="517F90BC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C (Consulted): 자문 (DS, Safety)</w:t>
      </w:r>
    </w:p>
    <w:p w14:paraId="25E04EDF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I (Informed): 통보 (PM, Finance)</w:t>
      </w:r>
    </w:p>
    <w:p w14:paraId="293E7AEF" w14:textId="77777777" w:rsidR="0025378A" w:rsidRPr="001C7739" w:rsidRDefault="0025378A" w:rsidP="00501009">
      <w:pPr>
        <w:rPr>
          <w:rFonts w:cs="굴림"/>
        </w:rPr>
      </w:pPr>
      <w:r w:rsidRPr="001C7739">
        <w:rPr>
          <w:rFonts w:cs="굴림"/>
        </w:rPr>
        <w:t xml:space="preserve">• </w:t>
      </w:r>
      <w:r w:rsidRPr="001C7739">
        <w:rPr>
          <w:rFonts w:cs="굴림"/>
          <w:b/>
          <w:bCs/>
        </w:rPr>
        <w:t>예시:</w:t>
      </w:r>
      <w:r w:rsidRPr="001C7739">
        <w:rPr>
          <w:rFonts w:cs="굴림"/>
        </w:rPr>
        <w:t xml:space="preserve"> </w:t>
      </w:r>
      <w:r w:rsidRPr="001C7739">
        <w:t>R: Operator; A: Governance; C: Safety; I: PM</w:t>
      </w:r>
      <w:r w:rsidRPr="001C7739">
        <w:rPr>
          <w:rFonts w:cs="굴림"/>
        </w:rPr>
        <w:t>.</w:t>
      </w:r>
    </w:p>
    <w:p w14:paraId="5CFEE5F5" w14:textId="77777777" w:rsidR="009A3307" w:rsidRPr="001C7739" w:rsidRDefault="009A3307" w:rsidP="00501009"/>
    <w:p w14:paraId="39C8DE9E" w14:textId="77777777" w:rsidR="0025378A" w:rsidRPr="001C7739" w:rsidRDefault="0025378A" w:rsidP="00501009">
      <w:r w:rsidRPr="001C7739">
        <w:t>9. Evidence Pointer (증거 포인터)</w:t>
      </w:r>
    </w:p>
    <w:p w14:paraId="6A111B7A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</w:t>
      </w:r>
      <w:r w:rsidRPr="001C7739">
        <w:rPr>
          <w:b/>
          <w:bCs/>
        </w:rPr>
        <w:t>4.3–4.6</w:t>
      </w:r>
      <w:r w:rsidRPr="001C7739">
        <w:t xml:space="preserve"> 단계에서 생성될 아티팩트(증거물)를 가리키는 짧은 포인터이며, 상대 경로와 증거 태그(예: [O])를 사용합니다.</w:t>
      </w:r>
    </w:p>
    <w:p w14:paraId="2D580D7C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태그:</w:t>
      </w:r>
      <w:r w:rsidRPr="001C7739">
        <w:t xml:space="preserve"> </w:t>
      </w:r>
      <w:r w:rsidRPr="001C7739">
        <w:rPr>
          <w:rFonts w:cs="Courier New"/>
          <w:color w:val="C4C7C5"/>
        </w:rPr>
        <w:t>[O]</w:t>
      </w:r>
      <w:r w:rsidRPr="001C7739">
        <w:t xml:space="preserve">는 </w:t>
      </w:r>
      <w:r w:rsidRPr="001C7739">
        <w:rPr>
          <w:b/>
          <w:bCs/>
        </w:rPr>
        <w:t>4.3–4.6</w:t>
      </w:r>
      <w:r w:rsidRPr="001C7739">
        <w:t xml:space="preserve">에서 생성할 아티팩트(Outputs)를 의미합니다. </w:t>
      </w:r>
      <w:r w:rsidRPr="001C7739">
        <w:rPr>
          <w:rFonts w:cs="Courier New"/>
          <w:color w:val="C4C7C5"/>
        </w:rPr>
        <w:t>[A]</w:t>
      </w:r>
      <w:r w:rsidRPr="001C7739">
        <w:t xml:space="preserve">는 </w:t>
      </w:r>
      <w:r w:rsidRPr="001C7739">
        <w:rPr>
          <w:rFonts w:cs="Courier New"/>
          <w:color w:val="C4C7C5"/>
        </w:rPr>
        <w:t>baseline_checks.yaml</w:t>
      </w:r>
      <w:r w:rsidRPr="001C7739">
        <w:t>처럼 이 단계에서 참조하는 증거(Artifacts)를 의미할 수 있습니다.</w:t>
      </w:r>
    </w:p>
    <w:p w14:paraId="260A12AF" w14:textId="77777777" w:rsidR="009A3307" w:rsidRPr="001C7739" w:rsidRDefault="009A3307" w:rsidP="00501009"/>
    <w:p w14:paraId="6B7B85BC" w14:textId="77777777" w:rsidR="009A3307" w:rsidRPr="001C7739" w:rsidRDefault="009A3307" w:rsidP="00501009"/>
    <w:p w14:paraId="7CC6660B" w14:textId="77777777" w:rsidR="0025378A" w:rsidRPr="001C7739" w:rsidRDefault="0025378A" w:rsidP="00501009">
      <w:r w:rsidRPr="001C7739">
        <w:t>10. Notes (참고 사항)</w:t>
      </w:r>
    </w:p>
    <w:p w14:paraId="6245B1CD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허용 가능한 유지 관리 기간, 슬라이스 정의 버전, 또는 면제 사항 등 구체적인 주의 사항을 기재합니다.</w:t>
      </w:r>
    </w:p>
    <w:p w14:paraId="26C2DE6A" w14:textId="77777777" w:rsidR="0025378A" w:rsidRPr="001C7739" w:rsidRDefault="0025378A" w:rsidP="00501009">
      <w:r w:rsidRPr="001C7739">
        <w:lastRenderedPageBreak/>
        <w:t>• 예시:</w:t>
      </w:r>
    </w:p>
    <w:p w14:paraId="1CDB534A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ALARP floor applies: 안전 시스템에서 흔히 사용되는 용어로, 위험이 합리적으로 가능한 한 낮게(As Low As Reasonably Practicable) 유지되어야 함을 의미합니다.</w:t>
      </w:r>
    </w:p>
    <w:p w14:paraId="2516FC00" w14:textId="77777777" w:rsidR="0025378A" w:rsidRPr="0025378A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</w:t>
      </w:r>
      <w:r w:rsidR="0025378A" w:rsidRPr="001C7739">
        <w:rPr>
          <w:b/>
          <w:bCs/>
        </w:rPr>
        <w:t>Slice registry v2:</w:t>
      </w:r>
      <w:r w:rsidR="0025378A" w:rsidRPr="001C7739">
        <w:t xml:space="preserve"> 사용된 슬라이스(데이터 부분 집합) 정의의 버전 정보입니다.</w:t>
      </w:r>
    </w:p>
    <w:p w14:paraId="7DCE55BA" w14:textId="77777777" w:rsidR="00110C15" w:rsidRPr="006F12F3" w:rsidRDefault="00110C15" w:rsidP="00501009"/>
    <w:p w14:paraId="6FBBB694" w14:textId="77777777" w:rsidR="00D733BA" w:rsidRDefault="00F569E8" w:rsidP="00501009">
      <w:pPr>
        <w:pStyle w:val="2"/>
      </w:pPr>
      <w:r>
        <w:br w:type="page"/>
      </w:r>
      <w:r w:rsidR="0025378A">
        <w:lastRenderedPageBreak/>
        <w:t xml:space="preserve"> </w:t>
      </w:r>
      <w:bookmarkStart w:id="2" w:name="_Toc211499932"/>
      <w:r w:rsidR="0025378A" w:rsidRPr="0025378A">
        <w:rPr>
          <w:rFonts w:hint="eastAsia"/>
        </w:rPr>
        <w:t>모델 신뢰도 및 공정성 보고서</w:t>
      </w:r>
      <w:bookmarkEnd w:id="2"/>
    </w:p>
    <w:p w14:paraId="0F584F45" w14:textId="77777777" w:rsidR="0025378A" w:rsidRPr="001C7739" w:rsidRDefault="0025378A" w:rsidP="00501009">
      <w:r w:rsidRPr="001C7739">
        <w:t xml:space="preserve">이 표는 온라인 유해성 탐지, 자율 주행, 판매 예측이라는 세 가지 시나리오에서 모델의 슬라이스별 </w:t>
      </w:r>
      <w:r w:rsidR="009A3307" w:rsidRPr="001C7739">
        <w:rPr>
          <w:rFonts w:hint="eastAsia"/>
        </w:rPr>
        <w:t>모델의 신뢰도 및 공정성 측정 및</w:t>
      </w:r>
      <w:r w:rsidRPr="001C7739">
        <w:t xml:space="preserve"> 평가 결과를 보여줍니다.</w:t>
      </w:r>
    </w:p>
    <w:tbl>
      <w:tblPr>
        <w:tblW w:w="15724" w:type="dxa"/>
        <w:tblInd w:w="-1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210"/>
        <w:gridCol w:w="1211"/>
        <w:gridCol w:w="1210"/>
        <w:gridCol w:w="1210"/>
        <w:gridCol w:w="1211"/>
        <w:gridCol w:w="1210"/>
        <w:gridCol w:w="1211"/>
        <w:gridCol w:w="1210"/>
        <w:gridCol w:w="1210"/>
        <w:gridCol w:w="1211"/>
        <w:gridCol w:w="1210"/>
        <w:gridCol w:w="1200"/>
      </w:tblGrid>
      <w:tr w:rsidR="001167F7" w:rsidRPr="001C7739" w14:paraId="2B356A48" w14:textId="77777777" w:rsidTr="0F288844">
        <w:tc>
          <w:tcPr>
            <w:tcW w:w="1210" w:type="dxa"/>
            <w:vAlign w:val="center"/>
            <w:hideMark/>
          </w:tcPr>
          <w:p w14:paraId="49E5B526" w14:textId="77777777" w:rsidR="0025378A" w:rsidRPr="001C7739" w:rsidRDefault="0025378A" w:rsidP="00501009">
            <w:r w:rsidRPr="001C7739">
              <w:t>Slice ID (슬라이스 ID)</w:t>
            </w:r>
          </w:p>
        </w:tc>
        <w:tc>
          <w:tcPr>
            <w:tcW w:w="1210" w:type="dxa"/>
            <w:vAlign w:val="center"/>
            <w:hideMark/>
          </w:tcPr>
          <w:p w14:paraId="0C635DA8" w14:textId="77777777" w:rsidR="0025378A" w:rsidRPr="001C7739" w:rsidRDefault="0025378A" w:rsidP="00501009">
            <w:r w:rsidRPr="001C7739">
              <w:t>Slice Name (슬라이스 이름)</w:t>
            </w:r>
          </w:p>
        </w:tc>
        <w:tc>
          <w:tcPr>
            <w:tcW w:w="1211" w:type="dxa"/>
            <w:vAlign w:val="center"/>
            <w:hideMark/>
          </w:tcPr>
          <w:p w14:paraId="5B0CAA41" w14:textId="77777777" w:rsidR="0025378A" w:rsidRPr="001C7739" w:rsidRDefault="0025378A" w:rsidP="00501009">
            <w:r w:rsidRPr="001C7739">
              <w:t>Definition (link) (정의 링크)</w:t>
            </w:r>
          </w:p>
        </w:tc>
        <w:tc>
          <w:tcPr>
            <w:tcW w:w="1210" w:type="dxa"/>
            <w:vAlign w:val="center"/>
            <w:hideMark/>
          </w:tcPr>
          <w:p w14:paraId="0FEC709C" w14:textId="77777777" w:rsidR="0025378A" w:rsidRPr="001C7739" w:rsidRDefault="0025378A" w:rsidP="00501009">
            <w:r w:rsidRPr="001C7739">
              <w:t>N (eval) (평가 표본 수)</w:t>
            </w:r>
          </w:p>
        </w:tc>
        <w:tc>
          <w:tcPr>
            <w:tcW w:w="1210" w:type="dxa"/>
            <w:vAlign w:val="center"/>
            <w:hideMark/>
          </w:tcPr>
          <w:p w14:paraId="7CA8C0D9" w14:textId="77777777" w:rsidR="0025378A" w:rsidRPr="001C7739" w:rsidRDefault="0025378A" w:rsidP="00501009">
            <w:r w:rsidRPr="001C7739">
              <w:t>Operating Point (운영 지점)</w:t>
            </w:r>
          </w:p>
        </w:tc>
        <w:tc>
          <w:tcPr>
            <w:tcW w:w="1211" w:type="dxa"/>
            <w:vAlign w:val="center"/>
            <w:hideMark/>
          </w:tcPr>
          <w:p w14:paraId="70FB3D2A" w14:textId="77777777" w:rsidR="0025378A" w:rsidRPr="001C7739" w:rsidRDefault="0025378A" w:rsidP="00501009">
            <w:r w:rsidRPr="001C7739">
              <w:t>Reliability Metrics (신뢰도 측정 항목)</w:t>
            </w:r>
          </w:p>
        </w:tc>
        <w:tc>
          <w:tcPr>
            <w:tcW w:w="1210" w:type="dxa"/>
            <w:vAlign w:val="center"/>
            <w:hideMark/>
          </w:tcPr>
          <w:p w14:paraId="716669AB" w14:textId="77777777" w:rsidR="0025378A" w:rsidRPr="001C7739" w:rsidRDefault="0025378A" w:rsidP="00501009">
            <w:r w:rsidRPr="001C7739">
              <w:t>Calibration (보정)</w:t>
            </w:r>
          </w:p>
        </w:tc>
        <w:tc>
          <w:tcPr>
            <w:tcW w:w="1211" w:type="dxa"/>
            <w:vAlign w:val="center"/>
            <w:hideMark/>
          </w:tcPr>
          <w:p w14:paraId="00F0B73E" w14:textId="77777777" w:rsidR="0025378A" w:rsidRPr="001C7739" w:rsidRDefault="0025378A" w:rsidP="00501009">
            <w:r w:rsidRPr="001C7739">
              <w:t>Fairness Gaps (공정성 격차)</w:t>
            </w:r>
          </w:p>
        </w:tc>
        <w:tc>
          <w:tcPr>
            <w:tcW w:w="1210" w:type="dxa"/>
            <w:vAlign w:val="center"/>
            <w:hideMark/>
          </w:tcPr>
          <w:p w14:paraId="2DB26B37" w14:textId="77777777" w:rsidR="0025378A" w:rsidRPr="001C7739" w:rsidRDefault="0025378A" w:rsidP="00501009">
            <w:r w:rsidRPr="001C7739">
              <w:t>CI / Bands (신뢰 구간/밴드)</w:t>
            </w:r>
          </w:p>
        </w:tc>
        <w:tc>
          <w:tcPr>
            <w:tcW w:w="1210" w:type="dxa"/>
            <w:vAlign w:val="center"/>
            <w:hideMark/>
          </w:tcPr>
          <w:p w14:paraId="30C7DE78" w14:textId="77777777" w:rsidR="0025378A" w:rsidRPr="001C7739" w:rsidRDefault="0025378A" w:rsidP="00501009">
            <w:r w:rsidRPr="001C7739">
              <w:t>Window &amp; Stability (기간 및 안정성)</w:t>
            </w:r>
          </w:p>
        </w:tc>
        <w:tc>
          <w:tcPr>
            <w:tcW w:w="1211" w:type="dxa"/>
            <w:vAlign w:val="center"/>
            <w:hideMark/>
          </w:tcPr>
          <w:p w14:paraId="7EAE7D7D" w14:textId="77777777" w:rsidR="0025378A" w:rsidRPr="001C7739" w:rsidRDefault="0025378A" w:rsidP="00501009">
            <w:r w:rsidRPr="001C7739">
              <w:t>Decision vs Guardrail (가드레일 대비 결정)</w:t>
            </w:r>
          </w:p>
        </w:tc>
        <w:tc>
          <w:tcPr>
            <w:tcW w:w="1210" w:type="dxa"/>
            <w:vAlign w:val="center"/>
            <w:hideMark/>
          </w:tcPr>
          <w:p w14:paraId="07112F72" w14:textId="77777777" w:rsidR="0025378A" w:rsidRPr="001C7739" w:rsidRDefault="0025378A" w:rsidP="00501009">
            <w:r w:rsidRPr="001C7739">
              <w:t>Evidence [A/B/O] (증거)</w:t>
            </w:r>
          </w:p>
        </w:tc>
        <w:tc>
          <w:tcPr>
            <w:tcW w:w="1200" w:type="dxa"/>
            <w:vAlign w:val="center"/>
            <w:hideMark/>
          </w:tcPr>
          <w:p w14:paraId="3955CA0F" w14:textId="77777777" w:rsidR="0025378A" w:rsidRPr="001C7739" w:rsidRDefault="0025378A" w:rsidP="00501009">
            <w:r w:rsidRPr="001C7739">
              <w:t>Notes (참고 사항)</w:t>
            </w:r>
          </w:p>
        </w:tc>
      </w:tr>
      <w:tr w:rsidR="001167F7" w:rsidRPr="001C7739" w14:paraId="3B6325BA" w14:textId="77777777" w:rsidTr="0F288844">
        <w:trPr>
          <w:trHeight w:val="2151"/>
        </w:trPr>
        <w:tc>
          <w:tcPr>
            <w:tcW w:w="1210" w:type="dxa"/>
            <w:vAlign w:val="center"/>
            <w:hideMark/>
          </w:tcPr>
          <w:p w14:paraId="3B3B14EA" w14:textId="7010007E" w:rsidR="0025378A" w:rsidRPr="001C7739" w:rsidRDefault="0025378A" w:rsidP="00501009">
            <w:r w:rsidRPr="001C7739">
              <w:t>SLICE_</w:t>
            </w:r>
            <w:r w:rsidR="6E93B524" w:rsidRPr="6E93B524">
              <w:t>HUMOR</w:t>
            </w:r>
          </w:p>
        </w:tc>
        <w:tc>
          <w:tcPr>
            <w:tcW w:w="1210" w:type="dxa"/>
            <w:vAlign w:val="center"/>
            <w:hideMark/>
          </w:tcPr>
          <w:p w14:paraId="649E16CB" w14:textId="7609A294" w:rsidR="0025378A" w:rsidRPr="001C7739" w:rsidRDefault="1E59B015" w:rsidP="00501009">
            <w:r w:rsidRPr="1E59B015">
              <w:t>유머/</w:t>
            </w:r>
            <w:r w:rsidR="1F8921F7" w:rsidRPr="1F8921F7">
              <w:t>풍자</w:t>
            </w:r>
          </w:p>
        </w:tc>
        <w:tc>
          <w:tcPr>
            <w:tcW w:w="1211" w:type="dxa"/>
            <w:vAlign w:val="center"/>
            <w:hideMark/>
          </w:tcPr>
          <w:p w14:paraId="1FDD5605" w14:textId="67C2204A" w:rsidR="0025378A" w:rsidRPr="001C7739" w:rsidRDefault="1695FAA5" w:rsidP="00501009">
            <w:r w:rsidRPr="1695FAA5">
              <w:t>topic</w:t>
            </w:r>
            <w:r w:rsidR="15EEC173" w:rsidRPr="15EEC173">
              <w:t>=Humor [cite:283]</w:t>
            </w:r>
          </w:p>
        </w:tc>
        <w:tc>
          <w:tcPr>
            <w:tcW w:w="1210" w:type="dxa"/>
            <w:vAlign w:val="center"/>
            <w:hideMark/>
          </w:tcPr>
          <w:p w14:paraId="6D7F608B" w14:textId="5B7817A3" w:rsidR="0025378A" w:rsidRPr="001C7739" w:rsidRDefault="0AC3A303" w:rsidP="00501009">
            <w:r w:rsidRPr="0AC3A303">
              <w:t>8,120</w:t>
            </w:r>
          </w:p>
          <w:p w14:paraId="0939C35B" w14:textId="4ABBEB42" w:rsidR="0025378A" w:rsidRPr="001C7739" w:rsidRDefault="0AC3A303" w:rsidP="00501009">
            <w:r w:rsidRPr="0AC3A303">
              <w:t>[</w:t>
            </w:r>
            <w:r w:rsidR="67E8DD1B" w:rsidRPr="67E8DD1B">
              <w:t>cite:283]</w:t>
            </w:r>
          </w:p>
        </w:tc>
        <w:tc>
          <w:tcPr>
            <w:tcW w:w="1210" w:type="dxa"/>
            <w:vAlign w:val="center"/>
            <w:hideMark/>
          </w:tcPr>
          <w:p w14:paraId="08081CC1" w14:textId="579D295B" w:rsidR="0025378A" w:rsidRPr="001C7739" w:rsidRDefault="03E3D928" w:rsidP="00501009">
            <w:r w:rsidRPr="03E3D928">
              <w:t>prob</w:t>
            </w:r>
            <w:r w:rsidR="559DE2A5" w:rsidRPr="559DE2A5">
              <w:t xml:space="preserve"> ≥ 0.50</w:t>
            </w:r>
          </w:p>
        </w:tc>
        <w:tc>
          <w:tcPr>
            <w:tcW w:w="1211" w:type="dxa"/>
            <w:vAlign w:val="center"/>
            <w:hideMark/>
          </w:tcPr>
          <w:p w14:paraId="3A43CF69" w14:textId="58FA34A6" w:rsidR="0025378A" w:rsidRPr="001C7739" w:rsidRDefault="0025378A" w:rsidP="00501009">
            <w:r w:rsidRPr="001C7739">
              <w:t>P=</w:t>
            </w:r>
            <w:r w:rsidR="3DAED6BE" w:rsidRPr="3DAED6BE">
              <w:t>0</w:t>
            </w:r>
            <w:r w:rsidR="4E8F63BE" w:rsidRPr="4E8F63BE">
              <w:t>.84</w:t>
            </w:r>
            <w:r w:rsidR="40BA99BE" w:rsidRPr="40BA99BE">
              <w:t>,</w:t>
            </w:r>
            <w:r w:rsidRPr="001C7739">
              <w:t xml:space="preserve"> R=0</w:t>
            </w:r>
            <w:r w:rsidR="4CE8D995" w:rsidRPr="4CE8D995">
              <w:t>.90,</w:t>
            </w:r>
            <w:r w:rsidRPr="001C7739">
              <w:t xml:space="preserve"> F1=</w:t>
            </w:r>
            <w:r w:rsidR="6CD01E88" w:rsidRPr="6CD01E88">
              <w:t>0</w:t>
            </w:r>
            <w:r w:rsidR="1DAF7B19" w:rsidRPr="1DAF7B19">
              <w:t>.</w:t>
            </w:r>
            <w:r w:rsidR="4B0229FF" w:rsidRPr="4B0229FF">
              <w:t>87</w:t>
            </w:r>
          </w:p>
        </w:tc>
        <w:tc>
          <w:tcPr>
            <w:tcW w:w="1210" w:type="dxa"/>
            <w:vAlign w:val="center"/>
            <w:hideMark/>
          </w:tcPr>
          <w:p w14:paraId="442BAB57" w14:textId="0AF7DD78" w:rsidR="0025378A" w:rsidRPr="001C7739" w:rsidRDefault="0025378A" w:rsidP="00501009">
            <w:r w:rsidRPr="001C7739">
              <w:t>ECE=0.</w:t>
            </w:r>
            <w:r w:rsidR="671F9C4C" w:rsidRPr="671F9C4C">
              <w:t>045</w:t>
            </w:r>
            <w:r w:rsidRPr="001C7739">
              <w:t>; Brier=0.</w:t>
            </w:r>
            <w:r w:rsidR="58F9C8F8" w:rsidRPr="58F9C8F8">
              <w:t>110</w:t>
            </w:r>
            <w:r w:rsidRPr="001C7739">
              <w:t xml:space="preserve"> — </w:t>
            </w:r>
            <w:r w:rsidR="7DEE76A8" w:rsidRPr="7DEE76A8">
              <w:t xml:space="preserve">경계 </w:t>
            </w:r>
            <w:r w:rsidR="724135F6" w:rsidRPr="724135F6">
              <w:t xml:space="preserve">사례 </w:t>
            </w:r>
            <w:r w:rsidR="32EA0C06" w:rsidRPr="32EA0C06">
              <w:t>(</w:t>
            </w:r>
            <w:r w:rsidR="145F423C" w:rsidRPr="145F423C">
              <w:t>풍자)</w:t>
            </w:r>
            <w:r w:rsidR="68CAFB5F" w:rsidRPr="68CAFB5F">
              <w:t>에서</w:t>
            </w:r>
          </w:p>
          <w:p w14:paraId="5678CAEE" w14:textId="75051F6B" w:rsidR="0025378A" w:rsidRPr="001C7739" w:rsidRDefault="68CAFB5F" w:rsidP="00501009">
            <w:r w:rsidRPr="68CAFB5F">
              <w:t>과신</w:t>
            </w:r>
          </w:p>
        </w:tc>
        <w:tc>
          <w:tcPr>
            <w:tcW w:w="1211" w:type="dxa"/>
            <w:vAlign w:val="center"/>
            <w:hideMark/>
          </w:tcPr>
          <w:p w14:paraId="730DF9DA" w14:textId="321FA4D1" w:rsidR="0025378A" w:rsidRPr="001C7739" w:rsidRDefault="7580B63E" w:rsidP="00501009">
            <w:r w:rsidRPr="7580B63E">
              <w:t>Precision</w:t>
            </w:r>
            <w:r w:rsidR="0FE3F3A6" w:rsidRPr="0FE3F3A6">
              <w:t xml:space="preserve">@Humor Gap = </w:t>
            </w:r>
            <w:r w:rsidR="4723900F" w:rsidRPr="4723900F">
              <w:t>-</w:t>
            </w:r>
            <w:r w:rsidR="6F07F6E4" w:rsidRPr="6F07F6E4">
              <w:t>3</w:t>
            </w:r>
            <w:r w:rsidR="5A092060" w:rsidRPr="5A092060">
              <w:t>.</w:t>
            </w:r>
            <w:r w:rsidR="3C2BAE98" w:rsidRPr="3C2BAE98">
              <w:t>2ppm (</w:t>
            </w:r>
            <w:r w:rsidR="23B092BF" w:rsidRPr="23B092BF">
              <w:t>vs</w:t>
            </w:r>
            <w:r w:rsidR="4FB793F5" w:rsidRPr="4FB793F5">
              <w:t>.</w:t>
            </w:r>
            <w:r w:rsidR="66EC98D8" w:rsidRPr="66EC98D8">
              <w:t xml:space="preserve"> </w:t>
            </w:r>
            <w:r w:rsidR="20469F2F" w:rsidRPr="20469F2F">
              <w:t>Baseline</w:t>
            </w:r>
            <w:r w:rsidR="29E7209C" w:rsidRPr="29E7209C">
              <w:t xml:space="preserve">) </w:t>
            </w:r>
            <w:r w:rsidR="031A1BB7" w:rsidRPr="031A1BB7">
              <w:t>[</w:t>
            </w:r>
            <w:r w:rsidR="4DE6DBED" w:rsidRPr="4DE6DBED">
              <w:t>cite:</w:t>
            </w:r>
            <w:r w:rsidR="3A1D7723" w:rsidRPr="3A1D7723">
              <w:t>283]</w:t>
            </w:r>
          </w:p>
        </w:tc>
        <w:tc>
          <w:tcPr>
            <w:tcW w:w="1210" w:type="dxa"/>
            <w:vAlign w:val="center"/>
            <w:hideMark/>
          </w:tcPr>
          <w:p w14:paraId="7A3727E3" w14:textId="692A452C" w:rsidR="0025378A" w:rsidRPr="001C7739" w:rsidRDefault="3A1D7723" w:rsidP="00501009">
            <w:r w:rsidRPr="3A1D7723">
              <w:t>P</w:t>
            </w:r>
            <w:r w:rsidR="0025378A" w:rsidRPr="001C7739">
              <w:t xml:space="preserve"> 95% CI: ±0.</w:t>
            </w:r>
            <w:r w:rsidRPr="3A1D7723">
              <w:t>03</w:t>
            </w:r>
          </w:p>
        </w:tc>
        <w:tc>
          <w:tcPr>
            <w:tcW w:w="1210" w:type="dxa"/>
            <w:vAlign w:val="center"/>
            <w:hideMark/>
          </w:tcPr>
          <w:p w14:paraId="31022DDF" w14:textId="1A6A66B5" w:rsidR="0025378A" w:rsidRPr="001C7739" w:rsidRDefault="5659025B" w:rsidP="00501009">
            <w:r w:rsidRPr="5659025B">
              <w:t>7d, k=2 [cite</w:t>
            </w:r>
            <w:r w:rsidR="74A07C25" w:rsidRPr="74A07C25">
              <w:t>:</w:t>
            </w:r>
            <w:r w:rsidR="0F6B8A92" w:rsidRPr="0F6B8A92">
              <w:t>417]</w:t>
            </w:r>
          </w:p>
        </w:tc>
        <w:tc>
          <w:tcPr>
            <w:tcW w:w="1211" w:type="dxa"/>
            <w:vAlign w:val="center"/>
            <w:hideMark/>
          </w:tcPr>
          <w:p w14:paraId="3BA687F9" w14:textId="21AC34C6" w:rsidR="0025378A" w:rsidRPr="001C7739" w:rsidRDefault="0025378A" w:rsidP="00501009">
            <w:r w:rsidRPr="001C7739">
              <w:rPr>
                <w:b/>
                <w:bCs/>
              </w:rPr>
              <w:t>FAIL</w:t>
            </w:r>
            <w:r w:rsidRPr="001C7739">
              <w:t xml:space="preserve"> (</w:t>
            </w:r>
            <w:r w:rsidR="78CBF33B" w:rsidRPr="78CBF33B">
              <w:t>P</w:t>
            </w:r>
            <w:r w:rsidRPr="001C7739">
              <w:t xml:space="preserve"> &lt; 0.</w:t>
            </w:r>
            <w:r w:rsidR="78CBF33B" w:rsidRPr="78CBF33B">
              <w:t>87</w:t>
            </w:r>
            <w:r w:rsidRPr="001C7739">
              <w:t xml:space="preserve"> 가드레일)</w:t>
            </w:r>
            <w:r w:rsidR="78CBF33B" w:rsidRPr="78CBF33B">
              <w:t xml:space="preserve"> [cite:</w:t>
            </w:r>
            <w:r w:rsidR="39BF05A0" w:rsidRPr="39BF05A0">
              <w:t>417]</w:t>
            </w:r>
          </w:p>
        </w:tc>
        <w:tc>
          <w:tcPr>
            <w:tcW w:w="1210" w:type="dxa"/>
            <w:vAlign w:val="center"/>
            <w:hideMark/>
          </w:tcPr>
          <w:p w14:paraId="7EBB2BA0" w14:textId="6CFE4E37" w:rsidR="0025378A" w:rsidRPr="001C7739" w:rsidRDefault="10B3A132" w:rsidP="00501009">
            <w:r w:rsidRPr="10B3A132">
              <w:t>evidence/O_observed/precision_humor_weekly.csv [O] [cite: 283]</w:t>
            </w:r>
          </w:p>
        </w:tc>
        <w:tc>
          <w:tcPr>
            <w:tcW w:w="1200" w:type="dxa"/>
            <w:vAlign w:val="center"/>
            <w:hideMark/>
          </w:tcPr>
          <w:p w14:paraId="6D85A6F6" w14:textId="2FD1F3F2" w:rsidR="0025378A" w:rsidRPr="001C7739" w:rsidRDefault="3935029B" w:rsidP="00501009">
            <w:r w:rsidRPr="3935029B">
              <w:t xml:space="preserve">풍자/밈 레이블 </w:t>
            </w:r>
            <w:r w:rsidR="2D64CC7D" w:rsidRPr="2D64CC7D">
              <w:t>명확화 필요 [cite:</w:t>
            </w:r>
            <w:r w:rsidR="3B2FD540" w:rsidRPr="3B2FD540">
              <w:t>283]</w:t>
            </w:r>
          </w:p>
        </w:tc>
      </w:tr>
      <w:tr w:rsidR="001167F7" w:rsidRPr="001C7739" w14:paraId="0635C363" w14:textId="77777777" w:rsidTr="0F288844">
        <w:tc>
          <w:tcPr>
            <w:tcW w:w="1210" w:type="dxa"/>
            <w:vAlign w:val="center"/>
            <w:hideMark/>
          </w:tcPr>
          <w:p w14:paraId="65AB1BDF" w14:textId="13B1908D" w:rsidR="0025378A" w:rsidRPr="001C7739" w:rsidRDefault="0025378A" w:rsidP="00501009">
            <w:r w:rsidRPr="001C7739">
              <w:t>SLICE_</w:t>
            </w:r>
            <w:r w:rsidR="3218AEC6" w:rsidRPr="3218AEC6">
              <w:t>SLANG</w:t>
            </w:r>
          </w:p>
        </w:tc>
        <w:tc>
          <w:tcPr>
            <w:tcW w:w="1210" w:type="dxa"/>
            <w:vAlign w:val="center"/>
            <w:hideMark/>
          </w:tcPr>
          <w:p w14:paraId="705928E7" w14:textId="025E405F" w:rsidR="0025378A" w:rsidRPr="001C7739" w:rsidRDefault="374C11A8" w:rsidP="00501009">
            <w:r w:rsidRPr="374C11A8">
              <w:t>신조어/</w:t>
            </w:r>
            <w:r w:rsidR="57017CA2" w:rsidRPr="57017CA2">
              <w:t>은어</w:t>
            </w:r>
          </w:p>
        </w:tc>
        <w:tc>
          <w:tcPr>
            <w:tcW w:w="1211" w:type="dxa"/>
            <w:vAlign w:val="center"/>
            <w:hideMark/>
          </w:tcPr>
          <w:p w14:paraId="27831F87" w14:textId="066D5E00" w:rsidR="0025378A" w:rsidRPr="001C7739" w:rsidRDefault="7DE6FED7" w:rsidP="00501009">
            <w:r w:rsidRPr="7DE6FED7">
              <w:t>Dictionary=</w:t>
            </w:r>
            <w:r w:rsidR="26631EF7" w:rsidRPr="26631EF7">
              <w:t>slang</w:t>
            </w:r>
            <w:r w:rsidR="2E8FCC66" w:rsidRPr="2E8FCC66">
              <w:t>_</w:t>
            </w:r>
            <w:r w:rsidR="64407648" w:rsidRPr="64407648">
              <w:t>v1</w:t>
            </w:r>
            <w:r w:rsidR="61E6F7F0" w:rsidRPr="61E6F7F0">
              <w:t>.</w:t>
            </w:r>
            <w:r w:rsidR="215A2775" w:rsidRPr="215A2775">
              <w:t>csv</w:t>
            </w:r>
          </w:p>
        </w:tc>
        <w:tc>
          <w:tcPr>
            <w:tcW w:w="1210" w:type="dxa"/>
            <w:vAlign w:val="center"/>
            <w:hideMark/>
          </w:tcPr>
          <w:p w14:paraId="6C5D5063" w14:textId="5C0E9166" w:rsidR="0025378A" w:rsidRPr="001C7739" w:rsidRDefault="48E6C43B" w:rsidP="00501009">
            <w:r w:rsidRPr="48E6C43B">
              <w:t>2,</w:t>
            </w:r>
            <w:r w:rsidR="5EDD2B76" w:rsidRPr="5EDD2B76">
              <w:t>150</w:t>
            </w:r>
          </w:p>
        </w:tc>
        <w:tc>
          <w:tcPr>
            <w:tcW w:w="1210" w:type="dxa"/>
            <w:vAlign w:val="center"/>
            <w:hideMark/>
          </w:tcPr>
          <w:p w14:paraId="52E1D7B5" w14:textId="77777777" w:rsidR="0025378A" w:rsidRPr="001C7739" w:rsidRDefault="0025378A" w:rsidP="00501009">
            <w:r w:rsidRPr="001C7739">
              <w:t>prob ≥ 0.50</w:t>
            </w:r>
          </w:p>
        </w:tc>
        <w:tc>
          <w:tcPr>
            <w:tcW w:w="1211" w:type="dxa"/>
            <w:vAlign w:val="center"/>
            <w:hideMark/>
          </w:tcPr>
          <w:p w14:paraId="3D1D0A67" w14:textId="59FEDF60" w:rsidR="0025378A" w:rsidRPr="001C7739" w:rsidRDefault="0025378A" w:rsidP="00501009">
            <w:r w:rsidRPr="001C7739">
              <w:t>P=0.</w:t>
            </w:r>
            <w:r w:rsidR="7BECE4F3" w:rsidRPr="7BECE4F3">
              <w:t>92</w:t>
            </w:r>
            <w:r w:rsidRPr="001C7739">
              <w:t>, R=0.</w:t>
            </w:r>
            <w:r w:rsidR="7BECE4F3" w:rsidRPr="7BECE4F3">
              <w:t>79</w:t>
            </w:r>
            <w:r w:rsidRPr="001C7739">
              <w:t>, F1=0.</w:t>
            </w:r>
            <w:r w:rsidR="7BECE4F3" w:rsidRPr="7BECE4F3">
              <w:t>85</w:t>
            </w:r>
          </w:p>
        </w:tc>
        <w:tc>
          <w:tcPr>
            <w:tcW w:w="1210" w:type="dxa"/>
            <w:vAlign w:val="center"/>
            <w:hideMark/>
          </w:tcPr>
          <w:p w14:paraId="1E24EE7B" w14:textId="1C7D9748" w:rsidR="0025378A" w:rsidRPr="001C7739" w:rsidRDefault="0025378A" w:rsidP="00501009">
            <w:r w:rsidRPr="001C7739">
              <w:t>ECE=0.</w:t>
            </w:r>
            <w:r w:rsidR="7BECE4F3" w:rsidRPr="7BECE4F3">
              <w:t>030</w:t>
            </w:r>
            <w:r w:rsidRPr="001C7739">
              <w:t>; Brier=0.</w:t>
            </w:r>
            <w:r w:rsidR="7BECE4F3" w:rsidRPr="7BECE4F3">
              <w:t>095 — 신조어에 대해</w:t>
            </w:r>
            <w:r w:rsidRPr="001C7739">
              <w:t xml:space="preserve"> 저신뢰</w:t>
            </w:r>
          </w:p>
        </w:tc>
        <w:tc>
          <w:tcPr>
            <w:tcW w:w="1211" w:type="dxa"/>
            <w:vAlign w:val="center"/>
            <w:hideMark/>
          </w:tcPr>
          <w:p w14:paraId="0820CEAD" w14:textId="4E5CCF27" w:rsidR="0025378A" w:rsidRPr="001C7739" w:rsidRDefault="4D3836CB" w:rsidP="00501009">
            <w:r w:rsidRPr="4D3836CB">
              <w:t>Recall@</w:t>
            </w:r>
            <w:r w:rsidR="56CA2F8E" w:rsidRPr="56CA2F8E">
              <w:t>Slang Gap</w:t>
            </w:r>
            <w:r w:rsidR="428C7AEA" w:rsidRPr="428C7AEA">
              <w:t xml:space="preserve"> =-0.04</w:t>
            </w:r>
          </w:p>
          <w:p w14:paraId="09DDAF17" w14:textId="41DC282F" w:rsidR="0025378A" w:rsidRPr="001C7739" w:rsidRDefault="32F3DBE1" w:rsidP="00501009">
            <w:r w:rsidRPr="32F3DBE1">
              <w:t>(</w:t>
            </w:r>
            <w:r w:rsidR="26F5FE72" w:rsidRPr="26F5FE72">
              <w:t>vs. Baseline R=0</w:t>
            </w:r>
            <w:r w:rsidR="608BFBEA" w:rsidRPr="608BFBEA">
              <w:t>.83)</w:t>
            </w:r>
          </w:p>
        </w:tc>
        <w:tc>
          <w:tcPr>
            <w:tcW w:w="1210" w:type="dxa"/>
            <w:vAlign w:val="center"/>
            <w:hideMark/>
          </w:tcPr>
          <w:p w14:paraId="1892C6FF" w14:textId="1FF9D887" w:rsidR="0025378A" w:rsidRPr="001C7739" w:rsidRDefault="0025378A" w:rsidP="00501009">
            <w:r w:rsidRPr="001C7739">
              <w:t>R 95% CI: ±0.</w:t>
            </w:r>
            <w:r w:rsidR="211F1C6A" w:rsidRPr="211F1C6A">
              <w:t>04</w:t>
            </w:r>
          </w:p>
        </w:tc>
        <w:tc>
          <w:tcPr>
            <w:tcW w:w="1210" w:type="dxa"/>
            <w:vAlign w:val="center"/>
            <w:hideMark/>
          </w:tcPr>
          <w:p w14:paraId="51E8DC9B" w14:textId="16C599C2" w:rsidR="0025378A" w:rsidRPr="001C7739" w:rsidRDefault="601ECEBE" w:rsidP="00501009">
            <w:r w:rsidRPr="601ECEBE">
              <w:t>7d, k=2 [cite: 418]</w:t>
            </w:r>
          </w:p>
        </w:tc>
        <w:tc>
          <w:tcPr>
            <w:tcW w:w="1211" w:type="dxa"/>
            <w:vAlign w:val="center"/>
            <w:hideMark/>
          </w:tcPr>
          <w:p w14:paraId="6D641A72" w14:textId="24E4282F" w:rsidR="0025378A" w:rsidRPr="001C7739" w:rsidRDefault="301B8B6A" w:rsidP="00501009">
            <w:r w:rsidRPr="301B8B6A">
              <w:rPr>
                <w:b/>
                <w:bCs/>
              </w:rPr>
              <w:t>FAIL</w:t>
            </w:r>
            <w:r w:rsidRPr="301B8B6A">
              <w:t xml:space="preserve"> (R &lt; 0.83 가드레일) [cite: 418, 352]</w:t>
            </w:r>
          </w:p>
        </w:tc>
        <w:tc>
          <w:tcPr>
            <w:tcW w:w="1210" w:type="dxa"/>
            <w:vAlign w:val="center"/>
            <w:hideMark/>
          </w:tcPr>
          <w:p w14:paraId="0F79B019" w14:textId="6EB38EB0" w:rsidR="0025378A" w:rsidRPr="001C7739" w:rsidRDefault="79237971" w:rsidP="00501009">
            <w:r w:rsidRPr="79237971">
              <w:t xml:space="preserve">tables/slang_recall.csv [O] </w:t>
            </w:r>
          </w:p>
          <w:p w14:paraId="34577616" w14:textId="5DCF70B2" w:rsidR="0025378A" w:rsidRPr="001C7739" w:rsidRDefault="79237971" w:rsidP="00501009">
            <w:r w:rsidRPr="79237971">
              <w:t>[cite: 418]</w:t>
            </w:r>
          </w:p>
        </w:tc>
        <w:tc>
          <w:tcPr>
            <w:tcW w:w="1200" w:type="dxa"/>
            <w:vAlign w:val="center"/>
            <w:hideMark/>
          </w:tcPr>
          <w:p w14:paraId="1A59E869" w14:textId="34F2257C" w:rsidR="0025378A" w:rsidRPr="001C7739" w:rsidRDefault="07E9A874" w:rsidP="00501009">
            <w:r w:rsidRPr="07E9A874">
              <w:t>최신 은어 1k 수집 및 재학습필요 [cite: 418]</w:t>
            </w:r>
          </w:p>
        </w:tc>
      </w:tr>
      <w:tr w:rsidR="001167F7" w:rsidRPr="001C7739" w14:paraId="6370EE58" w14:textId="77777777" w:rsidTr="0F288844">
        <w:tc>
          <w:tcPr>
            <w:tcW w:w="1210" w:type="dxa"/>
            <w:vAlign w:val="center"/>
            <w:hideMark/>
          </w:tcPr>
          <w:p w14:paraId="57956C21" w14:textId="3BAC81A9" w:rsidR="0025378A" w:rsidRPr="001C7739" w:rsidRDefault="0025378A" w:rsidP="00501009">
            <w:r w:rsidRPr="001C7739">
              <w:t>SLICE_</w:t>
            </w:r>
            <w:r w:rsidR="52A8B2A2" w:rsidRPr="52A8B2A2">
              <w:t>NIGHT</w:t>
            </w:r>
          </w:p>
        </w:tc>
        <w:tc>
          <w:tcPr>
            <w:tcW w:w="1210" w:type="dxa"/>
            <w:vAlign w:val="center"/>
            <w:hideMark/>
          </w:tcPr>
          <w:p w14:paraId="1A620C8D" w14:textId="6B7DF74B" w:rsidR="0025378A" w:rsidRPr="001C7739" w:rsidRDefault="0F288844" w:rsidP="00501009">
            <w:r w:rsidRPr="0F288844">
              <w:t>야간 (22:00–06:00)</w:t>
            </w:r>
          </w:p>
        </w:tc>
        <w:tc>
          <w:tcPr>
            <w:tcW w:w="1211" w:type="dxa"/>
            <w:vAlign w:val="center"/>
            <w:hideMark/>
          </w:tcPr>
          <w:p w14:paraId="3E88398A" w14:textId="1A624CD9" w:rsidR="0025378A" w:rsidRPr="001C7739" w:rsidRDefault="467708E7" w:rsidP="00501009">
            <w:r w:rsidRPr="467708E7">
              <w:t>Time_of_day=night(22:00~06:00) [cite: 284]</w:t>
            </w:r>
          </w:p>
        </w:tc>
        <w:tc>
          <w:tcPr>
            <w:tcW w:w="1210" w:type="dxa"/>
            <w:vAlign w:val="center"/>
            <w:hideMark/>
          </w:tcPr>
          <w:p w14:paraId="0D6F7F1C" w14:textId="234D188B" w:rsidR="0025378A" w:rsidRPr="001C7739" w:rsidRDefault="0025378A" w:rsidP="00501009">
            <w:r w:rsidRPr="001C7739">
              <w:t>5,</w:t>
            </w:r>
            <w:r w:rsidR="467708E7" w:rsidRPr="467708E7">
              <w:t>210</w:t>
            </w:r>
          </w:p>
          <w:p w14:paraId="0B144571" w14:textId="3EDF3600" w:rsidR="0025378A" w:rsidRPr="001C7739" w:rsidRDefault="467708E7" w:rsidP="00501009">
            <w:r w:rsidRPr="467708E7">
              <w:t>[cite:</w:t>
            </w:r>
            <w:r w:rsidR="02875427" w:rsidRPr="02875427">
              <w:t>284]</w:t>
            </w:r>
          </w:p>
        </w:tc>
        <w:tc>
          <w:tcPr>
            <w:tcW w:w="1210" w:type="dxa"/>
            <w:vAlign w:val="center"/>
            <w:hideMark/>
          </w:tcPr>
          <w:p w14:paraId="23B8BF84" w14:textId="1CF36ED4" w:rsidR="0025378A" w:rsidRPr="001C7739" w:rsidRDefault="29E2E54A" w:rsidP="00501009">
            <w:r w:rsidRPr="29E2E54A">
              <w:t>prob ≥ 0.50</w:t>
            </w:r>
          </w:p>
        </w:tc>
        <w:tc>
          <w:tcPr>
            <w:tcW w:w="1211" w:type="dxa"/>
            <w:vAlign w:val="center"/>
            <w:hideMark/>
          </w:tcPr>
          <w:p w14:paraId="0197FF07" w14:textId="4F895EB3" w:rsidR="0025378A" w:rsidRPr="001C7739" w:rsidRDefault="0025378A" w:rsidP="00501009">
            <w:r w:rsidRPr="001C7739">
              <w:t>P=0.</w:t>
            </w:r>
            <w:r w:rsidR="4A9FF161" w:rsidRPr="4A9FF161">
              <w:t>88</w:t>
            </w:r>
            <w:r w:rsidRPr="001C7739">
              <w:t>, R=0.</w:t>
            </w:r>
            <w:r w:rsidR="4A9FF161" w:rsidRPr="4A9FF161">
              <w:t>78</w:t>
            </w:r>
            <w:r w:rsidRPr="001C7739">
              <w:t>, F1=0.</w:t>
            </w:r>
            <w:r w:rsidR="4A9FF161" w:rsidRPr="4A9FF161">
              <w:t>83</w:t>
            </w:r>
          </w:p>
        </w:tc>
        <w:tc>
          <w:tcPr>
            <w:tcW w:w="1210" w:type="dxa"/>
            <w:vAlign w:val="center"/>
            <w:hideMark/>
          </w:tcPr>
          <w:p w14:paraId="3F1F5B60" w14:textId="2132CC92" w:rsidR="0025378A" w:rsidRPr="001C7739" w:rsidRDefault="0025378A" w:rsidP="00501009">
            <w:r w:rsidRPr="001C7739">
              <w:t>ECE=0.</w:t>
            </w:r>
            <w:r w:rsidR="34DD53C7" w:rsidRPr="34DD53C7">
              <w:t>035</w:t>
            </w:r>
            <w:r w:rsidRPr="001C7739">
              <w:t>; Brier=0.</w:t>
            </w:r>
            <w:r w:rsidR="1818F3FF" w:rsidRPr="1818F3FF">
              <w:t>105</w:t>
            </w:r>
            <w:r w:rsidRPr="001C7739">
              <w:t xml:space="preserve"> — </w:t>
            </w:r>
            <w:r w:rsidR="48B02D92" w:rsidRPr="48B02D92">
              <w:t xml:space="preserve">야간 사례에 </w:t>
            </w:r>
            <w:r w:rsidR="1D2EE27E" w:rsidRPr="1D2EE27E">
              <w:t>대해</w:t>
            </w:r>
            <w:r w:rsidRPr="001C7739">
              <w:t xml:space="preserve"> </w:t>
            </w:r>
            <w:r w:rsidRPr="001C7739">
              <w:lastRenderedPageBreak/>
              <w:t>과신</w:t>
            </w:r>
          </w:p>
        </w:tc>
        <w:tc>
          <w:tcPr>
            <w:tcW w:w="1211" w:type="dxa"/>
            <w:vAlign w:val="center"/>
            <w:hideMark/>
          </w:tcPr>
          <w:p w14:paraId="310155AF" w14:textId="52EE65BE" w:rsidR="0025378A" w:rsidRPr="001C7739" w:rsidRDefault="48B02D92" w:rsidP="00501009">
            <w:r w:rsidRPr="48B02D92">
              <w:lastRenderedPageBreak/>
              <w:t>Recall@Night Gap = -0.07(vs. SLICE_DAY)</w:t>
            </w:r>
          </w:p>
        </w:tc>
        <w:tc>
          <w:tcPr>
            <w:tcW w:w="1210" w:type="dxa"/>
            <w:vAlign w:val="center"/>
            <w:hideMark/>
          </w:tcPr>
          <w:p w14:paraId="1B40D76B" w14:textId="68C7B2AF" w:rsidR="0025378A" w:rsidRPr="001C7739" w:rsidRDefault="48B02D92" w:rsidP="00501009">
            <w:r w:rsidRPr="48B02D92">
              <w:t>R</w:t>
            </w:r>
            <w:r w:rsidR="0025378A" w:rsidRPr="001C7739">
              <w:t xml:space="preserve"> 95% CI: ±0.</w:t>
            </w:r>
            <w:r w:rsidRPr="48B02D92">
              <w:t>03</w:t>
            </w:r>
          </w:p>
        </w:tc>
        <w:tc>
          <w:tcPr>
            <w:tcW w:w="1210" w:type="dxa"/>
            <w:vAlign w:val="center"/>
            <w:hideMark/>
          </w:tcPr>
          <w:p w14:paraId="2194EA3B" w14:textId="5CAAB546" w:rsidR="0025378A" w:rsidRPr="001C7739" w:rsidRDefault="317FBE55" w:rsidP="00501009">
            <w:r w:rsidRPr="317FBE55">
              <w:t>7d, k=2 [cite: 417]</w:t>
            </w:r>
          </w:p>
        </w:tc>
        <w:tc>
          <w:tcPr>
            <w:tcW w:w="1211" w:type="dxa"/>
            <w:vAlign w:val="center"/>
            <w:hideMark/>
          </w:tcPr>
          <w:p w14:paraId="68EAA269" w14:textId="759A600F" w:rsidR="0025378A" w:rsidRPr="001C7739" w:rsidRDefault="317FBE55" w:rsidP="00501009">
            <w:pPr>
              <w:rPr>
                <w:b/>
              </w:rPr>
            </w:pPr>
            <w:r w:rsidRPr="317FBE55">
              <w:rPr>
                <w:b/>
                <w:bCs/>
              </w:rPr>
              <w:t xml:space="preserve">FAIL </w:t>
            </w:r>
            <w:r w:rsidRPr="317FBE55">
              <w:t>(R &lt; 0.80 가드레일) [cite: 352</w:t>
            </w:r>
            <w:r w:rsidRPr="317FBE55">
              <w:rPr>
                <w:b/>
                <w:bCs/>
              </w:rPr>
              <w:t>]</w:t>
            </w:r>
          </w:p>
        </w:tc>
        <w:tc>
          <w:tcPr>
            <w:tcW w:w="1210" w:type="dxa"/>
            <w:vAlign w:val="center"/>
            <w:hideMark/>
          </w:tcPr>
          <w:p w14:paraId="170DA658" w14:textId="5E4FB68B" w:rsidR="0025378A" w:rsidRPr="001C7739" w:rsidRDefault="78037DEB" w:rsidP="00501009">
            <w:r w:rsidRPr="78037DEB">
              <w:t>evidence/O_observed/recall_night_weekly.csv [O]</w:t>
            </w:r>
          </w:p>
          <w:p w14:paraId="0C659334" w14:textId="600D9647" w:rsidR="0025378A" w:rsidRPr="001C7739" w:rsidRDefault="0025378A" w:rsidP="00501009"/>
        </w:tc>
        <w:tc>
          <w:tcPr>
            <w:tcW w:w="1200" w:type="dxa"/>
            <w:vAlign w:val="center"/>
            <w:hideMark/>
          </w:tcPr>
          <w:p w14:paraId="2FCCEB70" w14:textId="45AFCDB5" w:rsidR="0025378A" w:rsidRPr="001C7739" w:rsidRDefault="502560E5" w:rsidP="00501009">
            <w:r w:rsidRPr="502560E5">
              <w:t>야간 저조도/맥락 부족으로 미탐(FN) 증가.</w:t>
            </w:r>
          </w:p>
        </w:tc>
      </w:tr>
      <w:tr w:rsidR="436D7739" w14:paraId="6648C177" w14:textId="77777777" w:rsidTr="0F288844">
        <w:trPr>
          <w:trHeight w:val="300"/>
        </w:trPr>
        <w:tc>
          <w:tcPr>
            <w:tcW w:w="1210" w:type="dxa"/>
            <w:vAlign w:val="center"/>
            <w:hideMark/>
          </w:tcPr>
          <w:p w14:paraId="682EF9AD" w14:textId="5728AACF" w:rsidR="436D7739" w:rsidRDefault="436D7739" w:rsidP="00501009">
            <w:r w:rsidRPr="436D7739">
              <w:lastRenderedPageBreak/>
              <w:t>SLICE_</w:t>
            </w:r>
            <w:r w:rsidR="072B6973" w:rsidRPr="072B6973">
              <w:t>EN</w:t>
            </w:r>
          </w:p>
        </w:tc>
        <w:tc>
          <w:tcPr>
            <w:tcW w:w="1210" w:type="dxa"/>
            <w:vAlign w:val="center"/>
            <w:hideMark/>
          </w:tcPr>
          <w:p w14:paraId="2F15FD5B" w14:textId="046EA40A" w:rsidR="436D7739" w:rsidRDefault="072B6973" w:rsidP="00501009">
            <w:r w:rsidRPr="072B6973">
              <w:t>영어</w:t>
            </w:r>
          </w:p>
        </w:tc>
        <w:tc>
          <w:tcPr>
            <w:tcW w:w="1211" w:type="dxa"/>
            <w:vAlign w:val="center"/>
            <w:hideMark/>
          </w:tcPr>
          <w:p w14:paraId="139F6B44" w14:textId="6F124332" w:rsidR="436D7739" w:rsidRDefault="072B6973" w:rsidP="00501009">
            <w:r w:rsidRPr="072B6973">
              <w:t>lang=en [cite: 286]</w:t>
            </w:r>
          </w:p>
        </w:tc>
        <w:tc>
          <w:tcPr>
            <w:tcW w:w="1210" w:type="dxa"/>
            <w:vAlign w:val="center"/>
            <w:hideMark/>
          </w:tcPr>
          <w:p w14:paraId="572E1C28" w14:textId="160D6155" w:rsidR="072B6973" w:rsidRDefault="072B6973" w:rsidP="00501009">
            <w:r w:rsidRPr="072B6973">
              <w:t>3,420</w:t>
            </w:r>
          </w:p>
          <w:p w14:paraId="73867788" w14:textId="6BAC4898" w:rsidR="436D7739" w:rsidRDefault="072B6973" w:rsidP="00501009">
            <w:r w:rsidRPr="072B6973">
              <w:t>[cite: 286]</w:t>
            </w:r>
          </w:p>
        </w:tc>
        <w:tc>
          <w:tcPr>
            <w:tcW w:w="1210" w:type="dxa"/>
            <w:vAlign w:val="center"/>
            <w:hideMark/>
          </w:tcPr>
          <w:p w14:paraId="323A392C" w14:textId="0F868C70" w:rsidR="436D7739" w:rsidRDefault="072B6973" w:rsidP="00501009">
            <w:r w:rsidRPr="072B6973">
              <w:t>prob ≥ 0.50</w:t>
            </w:r>
          </w:p>
        </w:tc>
        <w:tc>
          <w:tcPr>
            <w:tcW w:w="1211" w:type="dxa"/>
            <w:vAlign w:val="center"/>
            <w:hideMark/>
          </w:tcPr>
          <w:p w14:paraId="7F0AB2BF" w14:textId="1AA8EB36" w:rsidR="072B6973" w:rsidRDefault="072B6973" w:rsidP="00501009">
            <w:r w:rsidRPr="072B6973">
              <w:t>P=0.75, R=0.95, F1=0.84 (FP_Rate=</w:t>
            </w:r>
          </w:p>
          <w:p w14:paraId="6986C9F7" w14:textId="7F16A8EC" w:rsidR="072B6973" w:rsidRDefault="072B6973" w:rsidP="00501009">
            <w:r w:rsidRPr="072B6973">
              <w:t>0.21)</w:t>
            </w:r>
          </w:p>
          <w:p w14:paraId="68279140" w14:textId="00EA779C" w:rsidR="436D7739" w:rsidRDefault="072B6973" w:rsidP="00501009">
            <w:r w:rsidRPr="072B6973">
              <w:t>[cite: 354]</w:t>
            </w:r>
          </w:p>
        </w:tc>
        <w:tc>
          <w:tcPr>
            <w:tcW w:w="1210" w:type="dxa"/>
            <w:vAlign w:val="center"/>
            <w:hideMark/>
          </w:tcPr>
          <w:p w14:paraId="7934B42C" w14:textId="476D783E" w:rsidR="436D7739" w:rsidRDefault="072B6973" w:rsidP="00501009">
            <w:r w:rsidRPr="072B6973">
              <w:t>ECE=0.050; Brier=0.120 — 비-한국어 토큰에 과신</w:t>
            </w:r>
          </w:p>
        </w:tc>
        <w:tc>
          <w:tcPr>
            <w:tcW w:w="1211" w:type="dxa"/>
            <w:vAlign w:val="center"/>
            <w:hideMark/>
          </w:tcPr>
          <w:p w14:paraId="40E65409" w14:textId="1651FD28" w:rsidR="436D7739" w:rsidRDefault="072B6973" w:rsidP="00501009">
            <w:r w:rsidRPr="072B6973">
              <w:t>FP_Rate@EN Gap= +6.0pp (vs. Baseline) [cite: 286]</w:t>
            </w:r>
          </w:p>
        </w:tc>
        <w:tc>
          <w:tcPr>
            <w:tcW w:w="1210" w:type="dxa"/>
            <w:vAlign w:val="center"/>
            <w:hideMark/>
          </w:tcPr>
          <w:p w14:paraId="5E12A8A1" w14:textId="6B2247C5" w:rsidR="436D7739" w:rsidRDefault="072B6973" w:rsidP="00501009">
            <w:r w:rsidRPr="072B6973">
              <w:t>P 95% CI: ±0.05</w:t>
            </w:r>
          </w:p>
        </w:tc>
        <w:tc>
          <w:tcPr>
            <w:tcW w:w="1210" w:type="dxa"/>
            <w:vAlign w:val="center"/>
            <w:hideMark/>
          </w:tcPr>
          <w:p w14:paraId="0E8570F1" w14:textId="3559597F" w:rsidR="436D7739" w:rsidRDefault="6079BAE0" w:rsidP="00501009">
            <w:r w:rsidRPr="6079BAE0">
              <w:t>14d, k=2 [cite: 420]</w:t>
            </w:r>
          </w:p>
        </w:tc>
        <w:tc>
          <w:tcPr>
            <w:tcW w:w="1211" w:type="dxa"/>
            <w:vAlign w:val="center"/>
            <w:hideMark/>
          </w:tcPr>
          <w:p w14:paraId="79302F0C" w14:textId="548DA83B" w:rsidR="436D7739" w:rsidRDefault="48C3D58C" w:rsidP="00501009">
            <w:pPr>
              <w:rPr>
                <w:b/>
                <w:bCs/>
              </w:rPr>
            </w:pPr>
            <w:r w:rsidRPr="48C3D58C">
              <w:rPr>
                <w:b/>
                <w:bCs/>
              </w:rPr>
              <w:t>FAIL</w:t>
            </w:r>
            <w:r w:rsidRPr="1211FF8A">
              <w:t xml:space="preserve"> (FP_Rate &gt; 0.15 가드레일) [cite: 420]</w:t>
            </w:r>
          </w:p>
        </w:tc>
        <w:tc>
          <w:tcPr>
            <w:tcW w:w="1210" w:type="dxa"/>
            <w:vAlign w:val="center"/>
            <w:hideMark/>
          </w:tcPr>
          <w:p w14:paraId="625B7DBD" w14:textId="1355ABE6" w:rsidR="436D7739" w:rsidRDefault="74592C35" w:rsidP="00501009">
            <w:r w:rsidRPr="74592C35">
              <w:t>tables/en_fp_rate.csv [O] [cite: 420]</w:t>
            </w:r>
          </w:p>
        </w:tc>
        <w:tc>
          <w:tcPr>
            <w:tcW w:w="1200" w:type="dxa"/>
            <w:vAlign w:val="center"/>
            <w:hideMark/>
          </w:tcPr>
          <w:p w14:paraId="32222F0E" w14:textId="5A8532FB" w:rsidR="74592C35" w:rsidRDefault="74592C35" w:rsidP="00501009">
            <w:r w:rsidRPr="74592C35">
              <w:t>LID 필터 추가 및 EN/JP 데이터 증강 필요</w:t>
            </w:r>
          </w:p>
          <w:p w14:paraId="0875DBA0" w14:textId="15C7C558" w:rsidR="436D7739" w:rsidRDefault="74592C35" w:rsidP="00501009">
            <w:r w:rsidRPr="74592C35">
              <w:t>[cite: 420]</w:t>
            </w:r>
          </w:p>
        </w:tc>
      </w:tr>
    </w:tbl>
    <w:p w14:paraId="2220F272" w14:textId="1B50B561" w:rsidR="436D7739" w:rsidRDefault="436D7739" w:rsidP="00501009"/>
    <w:p w14:paraId="4F9432F4" w14:textId="1296E96D" w:rsidR="009A3307" w:rsidRPr="001C7739" w:rsidRDefault="009A3307" w:rsidP="00501009"/>
    <w:p w14:paraId="57FE86DC" w14:textId="77777777" w:rsidR="0025378A" w:rsidRPr="001C7739" w:rsidRDefault="0025378A" w:rsidP="00501009">
      <w:r w:rsidRPr="001C7739">
        <w:t>이 표는 모델 거버넌스에서 가장 중요한 개념 중 하나인 슬라이스별 평가(Per-slice Evaluation)</w:t>
      </w:r>
      <w:r w:rsidR="009A3307" w:rsidRPr="001C7739">
        <w:t xml:space="preserve"> </w:t>
      </w:r>
      <w:r w:rsidRPr="001C7739">
        <w:t>를 구체화합니다. 전체 성능뿐만 아니라, 특정 그룹이나 조건(슬라이스)에서 모델이 어떻게 작동하는지를 정량적으로 평가합니다.</w:t>
      </w:r>
    </w:p>
    <w:p w14:paraId="5A888767" w14:textId="77777777" w:rsidR="009A3307" w:rsidRPr="001C7739" w:rsidRDefault="009A3307" w:rsidP="00501009"/>
    <w:p w14:paraId="42BF6052" w14:textId="77777777" w:rsidR="0025378A" w:rsidRPr="001C7739" w:rsidRDefault="0025378A" w:rsidP="00501009">
      <w:r w:rsidRPr="001C7739">
        <w:t>1. Slice ID (슬라이스 ID) 및 Slice Name (슬라이스 이름)</w:t>
      </w:r>
    </w:p>
    <w:p w14:paraId="42DF04D4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슬라이스 ID는 안정적인 키(key)</w:t>
      </w:r>
      <w:r w:rsidR="009A3307" w:rsidRPr="001C7739">
        <w:t xml:space="preserve"> </w:t>
      </w:r>
      <w:r w:rsidRPr="001C7739">
        <w:t xml:space="preserve">로, 전체 D4 단계에서 공유되는 </w:t>
      </w:r>
      <w:r w:rsidRPr="001C7739">
        <w:rPr>
          <w:rFonts w:cs="Courier New"/>
          <w:color w:val="C4C7C5"/>
        </w:rPr>
        <w:t>slice_registry.csv</w:t>
      </w:r>
      <w:r w:rsidRPr="001C7739">
        <w:t xml:space="preserve"> 파일의 항목과 정확히 일치해야 합니다. 슬라이스 이름은 사람이 쉽게 읽을 수 있는 짧은 레이블입니다.</w:t>
      </w:r>
    </w:p>
    <w:p w14:paraId="00C90718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예시:</w:t>
      </w:r>
      <w:r w:rsidRPr="001C7739">
        <w:t xml:space="preserve"> </w:t>
      </w:r>
      <w:r w:rsidRPr="001C7739">
        <w:rPr>
          <w:rFonts w:cs="Courier New"/>
          <w:color w:val="C4C7C5"/>
        </w:rPr>
        <w:t>SLICE_NIGHT</w:t>
      </w:r>
      <w:r w:rsidRPr="001C7739">
        <w:t>은 "야간 (00:00–06:00)" 데이터 슬라이스를 나타냅니다.</w:t>
      </w:r>
    </w:p>
    <w:p w14:paraId="3B21E189" w14:textId="77777777" w:rsidR="009A3307" w:rsidRPr="001C7739" w:rsidRDefault="009A3307" w:rsidP="00501009"/>
    <w:p w14:paraId="1DD618FE" w14:textId="77777777" w:rsidR="0025378A" w:rsidRPr="001C7739" w:rsidRDefault="0025378A" w:rsidP="00501009">
      <w:r w:rsidRPr="001C7739">
        <w:t>2. Definition (link) (정의 링크)</w:t>
      </w:r>
    </w:p>
    <w:p w14:paraId="39898D82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해당 슬라이스가 </w:t>
      </w:r>
      <w:r w:rsidRPr="001C7739">
        <w:rPr>
          <w:rFonts w:cs="Courier New"/>
          <w:color w:val="C4C7C5"/>
        </w:rPr>
        <w:t>slice_registry.csv</w:t>
      </w:r>
      <w:r w:rsidRPr="001C7739">
        <w:t xml:space="preserve"> 파일이나 문서(</w:t>
      </w:r>
      <w:r w:rsidRPr="001C7739">
        <w:rPr>
          <w:rFonts w:cs="Courier New"/>
          <w:color w:val="C4C7C5"/>
        </w:rPr>
        <w:t>spec</w:t>
      </w:r>
      <w:r w:rsidRPr="001C7739">
        <w:t>)의 어디에 정확히 정의되어 있는지 위치를 명시합니다. 이는 평가의 투명성을 보장합니다.</w:t>
      </w:r>
    </w:p>
    <w:p w14:paraId="6D0687C5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예시:</w:t>
      </w:r>
      <w:r w:rsidRPr="001C7739">
        <w:t xml:space="preserve"> </w:t>
      </w:r>
      <w:r w:rsidRPr="001C7739">
        <w:rPr>
          <w:rFonts w:cs="Courier New"/>
          <w:color w:val="C4C7C5"/>
        </w:rPr>
        <w:t>slice_registry.csv#SLICE_NIGHT</w:t>
      </w:r>
      <w:r w:rsidRPr="001C7739">
        <w:t>은 해당 슬라이스의 정의가 레지스트리 파일 안에 있음을 나타냅니다.</w:t>
      </w:r>
    </w:p>
    <w:p w14:paraId="2E937EB6" w14:textId="77777777" w:rsidR="009A3307" w:rsidRPr="001C7739" w:rsidRDefault="009A3307" w:rsidP="00501009"/>
    <w:p w14:paraId="6B70E68E" w14:textId="77777777" w:rsidR="009A3307" w:rsidRPr="001C7739" w:rsidRDefault="009A3307" w:rsidP="00501009"/>
    <w:p w14:paraId="6549B8A4" w14:textId="77777777" w:rsidR="0025378A" w:rsidRPr="001C7739" w:rsidRDefault="0025378A" w:rsidP="00501009">
      <w:r w:rsidRPr="001C7739">
        <w:lastRenderedPageBreak/>
        <w:t>3. N (eval) (평가 표본 수)</w:t>
      </w:r>
    </w:p>
    <w:p w14:paraId="583D4A83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이 특정 슬라이스에 대해 </w:t>
      </w:r>
      <w:r w:rsidRPr="001C7739">
        <w:rPr>
          <w:b/>
          <w:bCs/>
        </w:rPr>
        <w:t>평가에 사용된 예시의 수</w:t>
      </w:r>
      <w:r w:rsidRPr="001C7739">
        <w:t>를 의미합니다.</w:t>
      </w:r>
    </w:p>
    <w:p w14:paraId="426062C0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인사이트:</w:t>
      </w:r>
      <w:r w:rsidRPr="001C7739">
        <w:t xml:space="preserve"> 이 숫자는 추정치의 </w:t>
      </w:r>
      <w:r w:rsidRPr="001C7739">
        <w:rPr>
          <w:b/>
          <w:bCs/>
        </w:rPr>
        <w:t>신뢰성</w:t>
      </w:r>
      <w:r w:rsidRPr="001C7739">
        <w:t>을 보여줍니다. 표본 수(</w:t>
      </w:r>
      <w:r w:rsidRPr="001C7739">
        <w:rPr>
          <w:rFonts w:cs="Courier New"/>
          <w:color w:val="C4C7C5"/>
        </w:rPr>
        <w:t>N</w:t>
      </w:r>
      <w:r w:rsidRPr="001C7739">
        <w:t>)가 낮으면 신뢰 구간(CI)이 넓어지므로, 평가 결과의 안정성을 판단하는 데 중요합니다.</w:t>
      </w:r>
    </w:p>
    <w:p w14:paraId="06B92D74" w14:textId="77777777" w:rsidR="009A3307" w:rsidRPr="001C7739" w:rsidRDefault="009A3307" w:rsidP="00501009"/>
    <w:p w14:paraId="09117C7B" w14:textId="77777777" w:rsidR="0025378A" w:rsidRPr="001C7739" w:rsidRDefault="0025378A" w:rsidP="00501009">
      <w:r w:rsidRPr="001C7739">
        <w:t>4. Operating Point (운영 지점)</w:t>
      </w:r>
    </w:p>
    <w:p w14:paraId="7EE13D24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측정 항목을 생성할 때 사용된 </w:t>
      </w:r>
      <w:r w:rsidRPr="001C7739">
        <w:rPr>
          <w:b/>
          <w:bCs/>
        </w:rPr>
        <w:t>임계값 또는 의사결정 규칙</w:t>
      </w:r>
      <w:r w:rsidRPr="001C7739">
        <w:t>입니다.</w:t>
      </w:r>
    </w:p>
    <w:p w14:paraId="21F392B4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예시:</w:t>
      </w:r>
      <w:r w:rsidRPr="001C7739">
        <w:t xml:space="preserve"> "prob ≥ 0.50"은 모델 출력 확률이 0.50 이상일 때 긍정으로 분류했음을 의미합니다. "top-1 class"는 분류 모델에서 가장 높은 확률을 가진 클래스를 선택했음을 의미합니다.</w:t>
      </w:r>
    </w:p>
    <w:p w14:paraId="184FCA5A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참고:</w:t>
      </w:r>
      <w:r w:rsidRPr="001C7739">
        <w:t xml:space="preserve"> 이 지점이 전역(global) 설정과 다를 경우, </w:t>
      </w:r>
      <w:r w:rsidRPr="001C7739">
        <w:rPr>
          <w:b/>
          <w:bCs/>
        </w:rPr>
        <w:t>Notes</w:t>
      </w:r>
      <w:r w:rsidRPr="001C7739">
        <w:t>에 그 이유를 명시해야 합니다.</w:t>
      </w:r>
    </w:p>
    <w:p w14:paraId="481292B2" w14:textId="77777777" w:rsidR="009A3307" w:rsidRPr="001C7739" w:rsidRDefault="009A3307" w:rsidP="00501009"/>
    <w:p w14:paraId="0B9292C1" w14:textId="77777777" w:rsidR="0025378A" w:rsidRPr="001C7739" w:rsidRDefault="0025378A" w:rsidP="00501009">
      <w:r w:rsidRPr="001C7739">
        <w:t>5. Reliability Metrics (신뢰도 측정 항목)</w:t>
      </w:r>
    </w:p>
    <w:p w14:paraId="1114B2A9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명시된 운영 지점에서의 </w:t>
      </w:r>
      <w:r w:rsidRPr="001C7739">
        <w:rPr>
          <w:b/>
          <w:bCs/>
        </w:rPr>
        <w:t>슬라이스별 핵심 성능 지표</w:t>
      </w:r>
      <w:r w:rsidRPr="001C7739">
        <w:t>입니다. P(정밀도), R(재현율), F1(F1 점수)이 기본이며, 필요에 따라 AUROC/AUPR(곡선 아래 면적)이 추가됩니다.</w:t>
      </w:r>
    </w:p>
    <w:p w14:paraId="6216A7E1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예시:</w:t>
      </w:r>
      <w:r w:rsidRPr="001C7739">
        <w:t xml:space="preserve"> 야간 슬라이스의 </w:t>
      </w:r>
      <w:r w:rsidRPr="001C7739">
        <w:rPr>
          <w:b/>
          <w:bCs/>
        </w:rPr>
        <w:t>재현율(R)이 0.79</w:t>
      </w:r>
      <w:r w:rsidRPr="001C7739">
        <w:t>인 것은, 해당 슬라이스에서 모델이 실제 긍정 사례 중 79%만 제대로 잡아냈음을 의미합니다.</w:t>
      </w:r>
    </w:p>
    <w:p w14:paraId="1A333C35" w14:textId="77777777" w:rsidR="009A3307" w:rsidRPr="001C7739" w:rsidRDefault="009A3307" w:rsidP="00501009"/>
    <w:p w14:paraId="3A996C16" w14:textId="77777777" w:rsidR="0025378A" w:rsidRPr="001C7739" w:rsidRDefault="0025378A" w:rsidP="00501009">
      <w:r w:rsidRPr="001C7739">
        <w:t>6. Calibration (보정)</w:t>
      </w:r>
    </w:p>
    <w:p w14:paraId="2AD44FA0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모델의 출력 확률이 실제 확률과 얼마나 일치하는지를 나타내는 지표(ECE, Brier)와 함께 이를 해석하는 짧은 문장이 포함됩니다.</w:t>
      </w:r>
    </w:p>
    <w:p w14:paraId="2DFF797A" w14:textId="77777777" w:rsidR="0025378A" w:rsidRPr="001C7739" w:rsidRDefault="0025378A" w:rsidP="00501009">
      <w:r w:rsidRPr="001C7739">
        <w:t>• ECE (Expected Calibration Error): 모델의 확률 예측이 얼마나 정확한지 측정합니다.</w:t>
      </w:r>
    </w:p>
    <w:p w14:paraId="3CE41AAE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인사이트:</w:t>
      </w:r>
      <w:r w:rsidRPr="001C7739">
        <w:t xml:space="preserve"> 야간 슬라이스 예시에서 "높은 점수에서 다소 과신(mildly over-confident at high scores)"이라는 설명은 모델이 높은 확률을 예측할 때 실제로는 그보다 약간 덜 정확할 수 있음을 알려줍니다.</w:t>
      </w:r>
    </w:p>
    <w:p w14:paraId="15E06B7E" w14:textId="77777777" w:rsidR="009A3307" w:rsidRPr="001C7739" w:rsidRDefault="009A3307" w:rsidP="00501009"/>
    <w:p w14:paraId="5D8871ED" w14:textId="77777777" w:rsidR="009A3307" w:rsidRPr="001C7739" w:rsidRDefault="009A3307" w:rsidP="00501009"/>
    <w:p w14:paraId="568770EE" w14:textId="77777777" w:rsidR="0025378A" w:rsidRPr="001C7739" w:rsidRDefault="0025378A" w:rsidP="00501009">
      <w:r w:rsidRPr="001C7739">
        <w:lastRenderedPageBreak/>
        <w:t>7. Fairness Gaps (공정성 격차)</w:t>
      </w:r>
    </w:p>
    <w:p w14:paraId="25044084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미리 선언된 </w:t>
      </w:r>
      <w:r w:rsidRPr="001C7739">
        <w:rPr>
          <w:b/>
          <w:bCs/>
        </w:rPr>
        <w:t>기준 슬라이스(reference slice)</w:t>
      </w:r>
      <w:r w:rsidRPr="001C7739">
        <w:t xml:space="preserve"> 대비 해당 슬라이스의 성능 차이 값입니다. 이 값이 양수(+)이면 해당 슬라이스가 기준 슬라이스보다 성능이 </w:t>
      </w:r>
      <w:r w:rsidRPr="001C7739">
        <w:rPr>
          <w:b/>
          <w:bCs/>
        </w:rPr>
        <w:t>나쁘다</w:t>
      </w:r>
      <w:r w:rsidRPr="001C7739">
        <w:t>는 것을 의미합니다. 기준 슬라이스는 일반적으로 '평상시/거래량이 많은(business-as-usual/high-volume)' 슬라이스(예: 주간)를 선택하여 일관성 있게 사용해야 합니다.</w:t>
      </w:r>
    </w:p>
    <w:p w14:paraId="2F2BCA91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예시:</w:t>
      </w:r>
      <w:r w:rsidRPr="001C7739">
        <w:t xml:space="preserve"> 야간 슬라이스의 "SLICE_DAY 대비 재현율 격차 = </w:t>
      </w:r>
      <w:r w:rsidRPr="009A3307">
        <w:rPr>
          <w:rFonts w:ascii="바탕" w:eastAsia="바탕" w:hAnsi="바탕" w:cs="바탕" w:hint="eastAsia"/>
        </w:rPr>
        <w:t>−</w:t>
      </w:r>
      <w:r w:rsidRPr="001C7739">
        <w:t>0.06"은 야간 슬라이스의 재현율이 주간 슬라이스보다 6% 포인트(0.06) 낮아 공정성 문제가 있음을 시사합니다.</w:t>
      </w:r>
    </w:p>
    <w:p w14:paraId="3E06E282" w14:textId="77777777" w:rsidR="009A3307" w:rsidRPr="001C7739" w:rsidRDefault="009A3307" w:rsidP="00501009"/>
    <w:p w14:paraId="292C7A28" w14:textId="77777777" w:rsidR="0025378A" w:rsidRPr="001C7739" w:rsidRDefault="0025378A" w:rsidP="00501009">
      <w:r w:rsidRPr="001C7739">
        <w:t>8. CI / Bands (신뢰 구간/밴드)</w:t>
      </w:r>
    </w:p>
    <w:p w14:paraId="2A571DB6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측정 항목 주변의 </w:t>
      </w:r>
      <w:r w:rsidRPr="001C7739">
        <w:rPr>
          <w:b/>
          <w:bCs/>
        </w:rPr>
        <w:t>불확실성</w:t>
      </w:r>
      <w:r w:rsidRPr="001C7739">
        <w:t>을 나타냅니다 (예: 부트스트랩을 사용한 95% 신뢰 구간). 이는 결과가 단순한 노이즈인지 아니면 실제 신호인지를 독자가 판단할 수 있도록 안정성을 전달합니다.</w:t>
      </w:r>
    </w:p>
    <w:p w14:paraId="6B1B860A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예시:</w:t>
      </w:r>
      <w:r w:rsidRPr="001C7739">
        <w:t xml:space="preserve"> "R 95% CI: ±0.02"는 재현율 추정치 0.79가 95% 확률로 0.77에서 0.81 사이에 있을 것이라는 의미입니다.</w:t>
      </w:r>
    </w:p>
    <w:p w14:paraId="19F20CF2" w14:textId="77777777" w:rsidR="009A3307" w:rsidRPr="001C7739" w:rsidRDefault="009A3307" w:rsidP="00501009"/>
    <w:p w14:paraId="75E7552F" w14:textId="77777777" w:rsidR="0025378A" w:rsidRPr="001C7739" w:rsidRDefault="0025378A" w:rsidP="00501009">
      <w:r w:rsidRPr="001C7739">
        <w:t>9. Window &amp; Stability (기간 및 안정성)</w:t>
      </w:r>
    </w:p>
    <w:p w14:paraId="46BBF1E5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평가를 수행한 </w:t>
      </w:r>
      <w:r w:rsidRPr="001C7739">
        <w:rPr>
          <w:b/>
          <w:bCs/>
        </w:rPr>
        <w:t>시간 기간</w:t>
      </w:r>
      <w:r w:rsidRPr="001C7739">
        <w:t xml:space="preserve">과 </w:t>
      </w:r>
      <w:r w:rsidRPr="001C7739">
        <w:rPr>
          <w:b/>
          <w:bCs/>
        </w:rPr>
        <w:t>안정성 규칙</w:t>
      </w:r>
      <w:r w:rsidRPr="001C7739">
        <w:t>을 명시하여, 일시적인 데이터 변동(노이즈)으로 인해 잘못된 신호가 발생하는 것을 방지합니다.</w:t>
      </w:r>
    </w:p>
    <w:p w14:paraId="333BC7EB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안정성 규칙:</w:t>
      </w:r>
      <w:r w:rsidRPr="001C7739">
        <w:t xml:space="preserve"> 기본적으로 </w:t>
      </w:r>
      <w:r w:rsidRPr="001C7739">
        <w:rPr>
          <w:b/>
          <w:bCs/>
        </w:rPr>
        <w:t>k=2</w:t>
      </w:r>
      <w:r w:rsidRPr="001C7739">
        <w:t xml:space="preserve"> 연속 위반 규칙(2회 연속 기간 동안 위반 시 트리거)을 사용하여 D2 SLO 안정성 규칙과 일관성을 유지합니다.</w:t>
      </w:r>
    </w:p>
    <w:p w14:paraId="1771412A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예시:</w:t>
      </w:r>
      <w:r w:rsidRPr="001C7739">
        <w:t xml:space="preserve"> "7일 롤링; 2회 연속 위반".</w:t>
      </w:r>
    </w:p>
    <w:p w14:paraId="6EDDA3F9" w14:textId="77777777" w:rsidR="009A3307" w:rsidRPr="001C7739" w:rsidRDefault="009A3307" w:rsidP="00501009"/>
    <w:p w14:paraId="47E87EBE" w14:textId="77777777" w:rsidR="0025378A" w:rsidRPr="001C7739" w:rsidRDefault="0025378A" w:rsidP="00501009">
      <w:r w:rsidRPr="001C7739">
        <w:t>10. Decision vs Guardrail (가드레일 대비 결정)</w:t>
      </w:r>
    </w:p>
    <w:p w14:paraId="3D531F75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정의된</w:t>
      </w:r>
      <w:r w:rsidR="009A3307" w:rsidRPr="001C7739">
        <w:t xml:space="preserve"> </w:t>
      </w:r>
      <w:r w:rsidRPr="001C7739">
        <w:t>임계값(가드레일)</w:t>
      </w:r>
      <w:r w:rsidR="009A3307" w:rsidRPr="001C7739">
        <w:t xml:space="preserve"> </w:t>
      </w:r>
      <w:r w:rsidRPr="001C7739">
        <w:t>을 기준으로 해당 슬라이스가</w:t>
      </w:r>
      <w:r w:rsidR="009A3307" w:rsidRPr="001C7739">
        <w:t xml:space="preserve"> </w:t>
      </w:r>
      <w:r w:rsidRPr="001C7739">
        <w:t>통과(PASS)</w:t>
      </w:r>
      <w:r w:rsidR="009A3307" w:rsidRPr="001C7739">
        <w:t xml:space="preserve"> </w:t>
      </w:r>
      <w:r w:rsidRPr="001C7739">
        <w:t>했는지</w:t>
      </w:r>
      <w:r w:rsidR="009A3307" w:rsidRPr="001C7739">
        <w:t xml:space="preserve"> </w:t>
      </w:r>
      <w:r w:rsidRPr="001C7739">
        <w:t>실패(FAIL)</w:t>
      </w:r>
      <w:r w:rsidR="009A3307" w:rsidRPr="001C7739">
        <w:t xml:space="preserve"> </w:t>
      </w:r>
      <w:r w:rsidRPr="001C7739">
        <w:t xml:space="preserve">했는지를 명확히 보여줍니다. 이 결정은 </w:t>
      </w:r>
      <w:r w:rsidRPr="001C7739">
        <w:rPr>
          <w:rFonts w:cs="Courier New"/>
          <w:color w:val="C4C7C5"/>
        </w:rPr>
        <w:t>gate_logic.yaml</w:t>
      </w:r>
      <w:r w:rsidRPr="001C7739">
        <w:t>의 검사와 일치해야 합니다.</w:t>
      </w:r>
    </w:p>
    <w:p w14:paraId="38EA9C94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예시:</w:t>
      </w:r>
      <w:r w:rsidRPr="001C7739">
        <w:t xml:space="preserve"> 야간 슬라이스는 재현율이 0.79로, 설정된 가드레일 R ≥ 0.80을 충족하지 못하여 </w:t>
      </w:r>
      <w:r w:rsidRPr="001C7739">
        <w:rPr>
          <w:b/>
          <w:bCs/>
        </w:rPr>
        <w:t>FAIL</w:t>
      </w:r>
      <w:r w:rsidRPr="001C7739">
        <w:t>로 결정되었습니다. 이는 다음 조치(hold, 즉 보류)로 이어집니다.</w:t>
      </w:r>
    </w:p>
    <w:p w14:paraId="1B85A1C6" w14:textId="77777777" w:rsidR="0025378A" w:rsidRPr="001C7739" w:rsidRDefault="0025378A" w:rsidP="00501009">
      <w:r w:rsidRPr="001C7739">
        <w:lastRenderedPageBreak/>
        <w:t>11. Evidence [A/B/O] (증거)</w:t>
      </w:r>
    </w:p>
    <w:p w14:paraId="709BF1C2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검증 가능하고 작은 파일(증거물)을 가리키는 포인터이며, 제출 안내서에 따라 </w:t>
      </w:r>
      <w:r w:rsidRPr="001C7739">
        <w:rPr>
          <w:b/>
          <w:bCs/>
        </w:rPr>
        <w:t>상대 경로</w:t>
      </w:r>
      <w:r w:rsidRPr="001C7739">
        <w:t>를 사용합니다.</w:t>
      </w:r>
    </w:p>
    <w:p w14:paraId="29968E99" w14:textId="77777777" w:rsidR="0025378A" w:rsidRPr="001C7739" w:rsidRDefault="0025378A" w:rsidP="00501009">
      <w:r w:rsidRPr="001C7739">
        <w:t>• 태그 유형:</w:t>
      </w:r>
    </w:p>
    <w:p w14:paraId="0FE94572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</w:t>
      </w:r>
      <w:r w:rsidR="0025378A" w:rsidRPr="001C7739">
        <w:rPr>
          <w:b/>
          <w:bCs/>
        </w:rPr>
        <w:t>[A] Assumed (가정됨):</w:t>
      </w:r>
      <w:r w:rsidR="0025378A" w:rsidRPr="001C7739">
        <w:t xml:space="preserve"> 기본 규칙이나 가정을 증명하는 문서.</w:t>
      </w:r>
    </w:p>
    <w:p w14:paraId="0319F34B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</w:t>
      </w:r>
      <w:r w:rsidR="0025378A" w:rsidRPr="001C7739">
        <w:rPr>
          <w:b/>
          <w:bCs/>
        </w:rPr>
        <w:t>[B] Borrowed (차용됨):</w:t>
      </w:r>
      <w:r w:rsidR="0025378A" w:rsidRPr="001C7739">
        <w:t xml:space="preserve"> 방법론 또는 외부 참조 문서.</w:t>
      </w:r>
    </w:p>
    <w:p w14:paraId="159745A9" w14:textId="77777777" w:rsidR="0025378A" w:rsidRPr="001C7739" w:rsidRDefault="00701E0D" w:rsidP="00501009">
      <w:r>
        <w:t xml:space="preserve"> </w:t>
      </w:r>
      <w:r w:rsidR="0025378A" w:rsidRPr="009A3307">
        <w:rPr>
          <w:rFonts w:ascii="바탕" w:eastAsia="바탕" w:hAnsi="바탕" w:cs="바탕" w:hint="eastAsia"/>
        </w:rPr>
        <w:t>◦</w:t>
      </w:r>
      <w:r w:rsidR="0025378A" w:rsidRPr="001C7739">
        <w:t xml:space="preserve"> </w:t>
      </w:r>
      <w:r w:rsidR="0025378A" w:rsidRPr="001C7739">
        <w:rPr>
          <w:b/>
          <w:bCs/>
        </w:rPr>
        <w:t>[O] Observed (관찰됨):</w:t>
      </w:r>
      <w:r w:rsidR="0025378A" w:rsidRPr="001C7739">
        <w:t xml:space="preserve"> 모델 평가 결과나 생성된 측정 항목 CSV 파일.</w:t>
      </w:r>
    </w:p>
    <w:p w14:paraId="67582DD3" w14:textId="77777777" w:rsidR="0025378A" w:rsidRPr="001C7739" w:rsidRDefault="0025378A" w:rsidP="00501009">
      <w:pPr>
        <w:rPr>
          <w:rFonts w:cs="굴림"/>
        </w:rPr>
      </w:pPr>
      <w:r w:rsidRPr="001C7739">
        <w:rPr>
          <w:rFonts w:cs="굴림"/>
        </w:rPr>
        <w:t xml:space="preserve">• </w:t>
      </w:r>
      <w:r w:rsidRPr="001C7739">
        <w:rPr>
          <w:rFonts w:cs="굴림"/>
          <w:b/>
          <w:bCs/>
        </w:rPr>
        <w:t>예시:</w:t>
      </w:r>
      <w:r w:rsidRPr="001C7739">
        <w:rPr>
          <w:rFonts w:cs="굴림"/>
        </w:rPr>
        <w:t xml:space="preserve"> </w:t>
      </w:r>
      <w:r w:rsidRPr="001C7739">
        <w:t>evidence/O_observed/metrics/night_20251002.csv [O]</w:t>
      </w:r>
      <w:r w:rsidRPr="001C7739">
        <w:rPr>
          <w:rFonts w:cs="굴림"/>
        </w:rPr>
        <w:t>는 측정 항목이 포함된 관찰된 CSV 파일의 위치를 나타냅니다.</w:t>
      </w:r>
    </w:p>
    <w:p w14:paraId="3CE2E8CB" w14:textId="77777777" w:rsidR="009A3307" w:rsidRPr="001C7739" w:rsidRDefault="009A3307" w:rsidP="00501009"/>
    <w:p w14:paraId="68099839" w14:textId="77777777" w:rsidR="0025378A" w:rsidRPr="001C7739" w:rsidRDefault="0025378A" w:rsidP="00501009">
      <w:r w:rsidRPr="001C7739">
        <w:t>12. Notes (참고 사항)</w:t>
      </w:r>
    </w:p>
    <w:p w14:paraId="5321B2CD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설명:</w:t>
      </w:r>
      <w:r w:rsidRPr="001C7739">
        <w:t xml:space="preserve"> 원인 가설이나 다음 단계와 같은 </w:t>
      </w:r>
      <w:r w:rsidRPr="001C7739">
        <w:rPr>
          <w:b/>
          <w:bCs/>
        </w:rPr>
        <w:t>실행 가능한 짧은 메모</w:t>
      </w:r>
      <w:r w:rsidRPr="001C7739">
        <w:t>를 제공합니다.</w:t>
      </w:r>
    </w:p>
    <w:p w14:paraId="4ED5321F" w14:textId="77777777" w:rsidR="0025378A" w:rsidRPr="0025378A" w:rsidRDefault="0025378A" w:rsidP="00501009">
      <w:r w:rsidRPr="001C7739">
        <w:t xml:space="preserve">• </w:t>
      </w:r>
      <w:r w:rsidRPr="001C7739">
        <w:rPr>
          <w:b/>
          <w:bCs/>
        </w:rPr>
        <w:t>예시:</w:t>
      </w:r>
      <w:r w:rsidRPr="001C7739">
        <w:t xml:space="preserve"> 야간 슬라이스가 실패한 후 "저조도 증강 추가(Add low-light aug); 온도 조정 고려(consider temp scaling)"와 같이 모델 개선을 위한 구체적인 조치를 제안합니다.</w:t>
      </w:r>
    </w:p>
    <w:p w14:paraId="63F0AC52" w14:textId="77777777" w:rsidR="0025378A" w:rsidRPr="0025378A" w:rsidRDefault="0025378A" w:rsidP="00501009"/>
    <w:p w14:paraId="230FB68F" w14:textId="77777777" w:rsidR="0025378A" w:rsidRDefault="0025378A" w:rsidP="00501009">
      <w:pPr>
        <w:pStyle w:val="2"/>
      </w:pPr>
      <w:bookmarkStart w:id="3" w:name="_Toc211499933"/>
      <w:r w:rsidRPr="0025378A">
        <w:rPr>
          <w:rFonts w:hint="eastAsia"/>
        </w:rPr>
        <w:t>모델 설명 가능성 및 해석 가능성 지도</w:t>
      </w:r>
      <w:bookmarkEnd w:id="3"/>
    </w:p>
    <w:p w14:paraId="2CDB4D97" w14:textId="77777777" w:rsidR="0025378A" w:rsidRPr="001C7739" w:rsidRDefault="0025378A" w:rsidP="00501009">
      <w:r w:rsidRPr="001C7739">
        <w:t>세 가지 예시 행</w:t>
      </w:r>
    </w:p>
    <w:tbl>
      <w:tblPr>
        <w:tblW w:w="16621" w:type="dxa"/>
        <w:tblInd w:w="-1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581"/>
        <w:gridCol w:w="1704"/>
        <w:gridCol w:w="871"/>
        <w:gridCol w:w="852"/>
        <w:gridCol w:w="1051"/>
        <w:gridCol w:w="1528"/>
        <w:gridCol w:w="2612"/>
        <w:gridCol w:w="4560"/>
        <w:gridCol w:w="2227"/>
      </w:tblGrid>
      <w:tr w:rsidR="001167F7" w:rsidRPr="001C7739" w14:paraId="2D453E71" w14:textId="77777777" w:rsidTr="004459A8">
        <w:tc>
          <w:tcPr>
            <w:tcW w:w="999" w:type="dxa"/>
            <w:vAlign w:val="center"/>
            <w:hideMark/>
          </w:tcPr>
          <w:p w14:paraId="743C51D3" w14:textId="77777777" w:rsidR="0025378A" w:rsidRPr="001C7739" w:rsidRDefault="0025378A" w:rsidP="00501009">
            <w:r w:rsidRPr="001C7739">
              <w:t>XAI ID</w:t>
            </w:r>
          </w:p>
        </w:tc>
        <w:tc>
          <w:tcPr>
            <w:tcW w:w="581" w:type="dxa"/>
            <w:vAlign w:val="center"/>
            <w:hideMark/>
          </w:tcPr>
          <w:p w14:paraId="491BFFCA" w14:textId="77777777" w:rsidR="0025378A" w:rsidRPr="001C7739" w:rsidRDefault="0025378A" w:rsidP="00501009">
            <w:r w:rsidRPr="001C7739">
              <w:t>Slice / Case Scope</w:t>
            </w:r>
          </w:p>
        </w:tc>
        <w:tc>
          <w:tcPr>
            <w:tcW w:w="1615" w:type="dxa"/>
            <w:vAlign w:val="center"/>
            <w:hideMark/>
          </w:tcPr>
          <w:p w14:paraId="5230D733" w14:textId="77777777" w:rsidR="0025378A" w:rsidRPr="001C7739" w:rsidRDefault="0025378A" w:rsidP="00501009">
            <w:r w:rsidRPr="001C7739">
              <w:t>Method (config)</w:t>
            </w:r>
          </w:p>
        </w:tc>
        <w:tc>
          <w:tcPr>
            <w:tcW w:w="1341" w:type="dxa"/>
            <w:vAlign w:val="center"/>
            <w:hideMark/>
          </w:tcPr>
          <w:p w14:paraId="36BCB22B" w14:textId="77777777" w:rsidR="0025378A" w:rsidRPr="001C7739" w:rsidRDefault="0025378A" w:rsidP="00501009">
            <w:r w:rsidRPr="001C7739">
              <w:t>Global Signal (what the model relies on)</w:t>
            </w:r>
          </w:p>
        </w:tc>
        <w:tc>
          <w:tcPr>
            <w:tcW w:w="1109" w:type="dxa"/>
            <w:vAlign w:val="center"/>
            <w:hideMark/>
          </w:tcPr>
          <w:p w14:paraId="000BF205" w14:textId="77777777" w:rsidR="0025378A" w:rsidRPr="001C7739" w:rsidRDefault="0025378A" w:rsidP="00501009">
            <w:r w:rsidRPr="001C7739">
              <w:t>Local Case(s) (IDs → why this decision)</w:t>
            </w:r>
          </w:p>
        </w:tc>
        <w:tc>
          <w:tcPr>
            <w:tcW w:w="1051" w:type="dxa"/>
            <w:vAlign w:val="center"/>
            <w:hideMark/>
          </w:tcPr>
          <w:p w14:paraId="6550477C" w14:textId="77777777" w:rsidR="0025378A" w:rsidRPr="001C7739" w:rsidRDefault="0025378A" w:rsidP="00501009">
            <w:r w:rsidRPr="001C7739">
              <w:t>Alignment Check (domain plausibility)</w:t>
            </w:r>
          </w:p>
        </w:tc>
        <w:tc>
          <w:tcPr>
            <w:tcW w:w="1528" w:type="dxa"/>
            <w:vAlign w:val="center"/>
            <w:hideMark/>
          </w:tcPr>
          <w:p w14:paraId="53D35D8D" w14:textId="77777777" w:rsidR="0025378A" w:rsidRPr="001C7739" w:rsidRDefault="0025378A" w:rsidP="00501009">
            <w:r w:rsidRPr="001C7739">
              <w:t>Risk Link (impact/scenario it informs)</w:t>
            </w:r>
          </w:p>
        </w:tc>
        <w:tc>
          <w:tcPr>
            <w:tcW w:w="2612" w:type="dxa"/>
            <w:vAlign w:val="center"/>
            <w:hideMark/>
          </w:tcPr>
          <w:p w14:paraId="6EB8DB36" w14:textId="77777777" w:rsidR="0025378A" w:rsidRPr="001C7739" w:rsidRDefault="0025378A" w:rsidP="00501009">
            <w:r w:rsidRPr="001C7739">
              <w:t>Decision Use (threshold/guardrail/abstain)</w:t>
            </w:r>
          </w:p>
        </w:tc>
        <w:tc>
          <w:tcPr>
            <w:tcW w:w="4150" w:type="dxa"/>
            <w:vAlign w:val="center"/>
            <w:hideMark/>
          </w:tcPr>
          <w:p w14:paraId="44BEA386" w14:textId="77777777" w:rsidR="0025378A" w:rsidRPr="001C7739" w:rsidRDefault="0025378A" w:rsidP="00501009">
            <w:r w:rsidRPr="001C7739">
              <w:t>Evidence [A/B/O]</w:t>
            </w:r>
          </w:p>
        </w:tc>
        <w:tc>
          <w:tcPr>
            <w:tcW w:w="1635" w:type="dxa"/>
            <w:vAlign w:val="center"/>
            <w:hideMark/>
          </w:tcPr>
          <w:p w14:paraId="60941DB9" w14:textId="77777777" w:rsidR="0025378A" w:rsidRPr="001C7739" w:rsidRDefault="0025378A" w:rsidP="00501009">
            <w:r w:rsidRPr="001C7739">
              <w:t>Notes</w:t>
            </w:r>
          </w:p>
        </w:tc>
      </w:tr>
      <w:tr w:rsidR="001167F7" w:rsidRPr="001C7739" w14:paraId="726EAC22" w14:textId="77777777" w:rsidTr="004459A8">
        <w:tc>
          <w:tcPr>
            <w:tcW w:w="999" w:type="dxa"/>
            <w:vAlign w:val="center"/>
            <w:hideMark/>
          </w:tcPr>
          <w:p w14:paraId="54792EAB" w14:textId="56B39CB7" w:rsidR="0025378A" w:rsidRPr="001C7739" w:rsidRDefault="00E2523F" w:rsidP="00501009">
            <w:r w:rsidRPr="00E2523F">
              <w:t>XAI-TXT-</w:t>
            </w:r>
            <w:r w:rsidRPr="00E2523F">
              <w:lastRenderedPageBreak/>
              <w:t>HUMOR-01</w:t>
            </w:r>
          </w:p>
        </w:tc>
        <w:tc>
          <w:tcPr>
            <w:tcW w:w="581" w:type="dxa"/>
            <w:vAlign w:val="center"/>
            <w:hideMark/>
          </w:tcPr>
          <w:p w14:paraId="48004A1C" w14:textId="1B14A38A" w:rsidR="0025378A" w:rsidRPr="001C7739" w:rsidRDefault="00E2523F" w:rsidP="00501009">
            <w:r w:rsidRPr="00E2523F">
              <w:lastRenderedPageBreak/>
              <w:t>풍자·</w:t>
            </w:r>
            <w:r w:rsidRPr="00E2523F">
              <w:lastRenderedPageBreak/>
              <w:t>유머 슬라이스 내 상위 20개 오탐(FP) 사례</w:t>
            </w:r>
          </w:p>
        </w:tc>
        <w:tc>
          <w:tcPr>
            <w:tcW w:w="1615" w:type="dxa"/>
            <w:vAlign w:val="center"/>
            <w:hideMark/>
          </w:tcPr>
          <w:p w14:paraId="4E27F4E7" w14:textId="155BF0A8" w:rsidR="0025378A" w:rsidRPr="001C7739" w:rsidRDefault="00234CD1" w:rsidP="00501009">
            <w:r w:rsidRPr="00234CD1">
              <w:lastRenderedPageBreak/>
              <w:t xml:space="preserve">SHAP(bg=4096, </w:t>
            </w:r>
            <w:r w:rsidRPr="00234CD1">
              <w:lastRenderedPageBreak/>
              <w:t>prob) + LIME(k=0.75, n=5k)</w:t>
            </w:r>
          </w:p>
        </w:tc>
        <w:tc>
          <w:tcPr>
            <w:tcW w:w="1341" w:type="dxa"/>
            <w:vAlign w:val="center"/>
            <w:hideMark/>
          </w:tcPr>
          <w:p w14:paraId="6DEB2EDC" w14:textId="771E1BFE" w:rsidR="0025378A" w:rsidRPr="001C7739" w:rsidRDefault="00234CD1" w:rsidP="00501009">
            <w:r w:rsidRPr="00234CD1">
              <w:lastRenderedPageBreak/>
              <w:t>풍자 표</w:t>
            </w:r>
            <w:r w:rsidRPr="00234CD1">
              <w:lastRenderedPageBreak/>
              <w:t xml:space="preserve">식어(“spoof”, “parody”) ↑ 오탐 / 인신공격 단어 ↑ 정탐 / 불용어 </w:t>
            </w:r>
            <w:r w:rsidRPr="00234CD1">
              <w:rPr>
                <w:rFonts w:ascii="Cambria Math" w:hAnsi="Cambria Math" w:cs="Cambria Math"/>
              </w:rPr>
              <w:t>≈</w:t>
            </w:r>
            <w:r w:rsidRPr="00234CD1">
              <w:t xml:space="preserve"> 0</w:t>
            </w:r>
          </w:p>
        </w:tc>
        <w:tc>
          <w:tcPr>
            <w:tcW w:w="1109" w:type="dxa"/>
            <w:vAlign w:val="center"/>
            <w:hideMark/>
          </w:tcPr>
          <w:p w14:paraId="7271B22B" w14:textId="1EDF349A" w:rsidR="0025378A" w:rsidRPr="001C7739" w:rsidRDefault="00234CD1" w:rsidP="00501009">
            <w:r w:rsidRPr="00234CD1">
              <w:lastRenderedPageBreak/>
              <w:t xml:space="preserve">tx_219 </w:t>
            </w:r>
            <w:r w:rsidRPr="00234CD1">
              <w:lastRenderedPageBreak/>
              <w:t>“parody” 지배적 → FP / tx_327 인용 부호 오독 / tx_441 임계값 근처 주제 전환</w:t>
            </w:r>
          </w:p>
        </w:tc>
        <w:tc>
          <w:tcPr>
            <w:tcW w:w="1051" w:type="dxa"/>
            <w:vAlign w:val="center"/>
            <w:hideMark/>
          </w:tcPr>
          <w:p w14:paraId="0ECD0C64" w14:textId="5B6AFF76" w:rsidR="0025378A" w:rsidRPr="001C7739" w:rsidRDefault="00234CD1" w:rsidP="00501009">
            <w:r w:rsidRPr="00234CD1">
              <w:lastRenderedPageBreak/>
              <w:t xml:space="preserve">Partial </w:t>
            </w:r>
            <w:r w:rsidR="00A12000" w:rsidRPr="00A12000">
              <w:lastRenderedPageBreak/>
              <w:t>Partial alignment (풍자 ≠ 독성, 문맥 이해 부족)</w:t>
            </w:r>
          </w:p>
        </w:tc>
        <w:tc>
          <w:tcPr>
            <w:tcW w:w="1528" w:type="dxa"/>
            <w:vAlign w:val="center"/>
            <w:hideMark/>
          </w:tcPr>
          <w:p w14:paraId="6B611A0A" w14:textId="09545C44" w:rsidR="0025378A" w:rsidRPr="001C7739" w:rsidRDefault="00BF0AB7" w:rsidP="00501009">
            <w:r w:rsidRPr="00BF0AB7">
              <w:lastRenderedPageBreak/>
              <w:t>IMPACT-001 유</w:t>
            </w:r>
            <w:r w:rsidRPr="00BF0AB7">
              <w:lastRenderedPageBreak/>
              <w:t>해 발언 오탐</w:t>
            </w:r>
          </w:p>
        </w:tc>
        <w:tc>
          <w:tcPr>
            <w:tcW w:w="2612" w:type="dxa"/>
            <w:vAlign w:val="center"/>
            <w:hideMark/>
          </w:tcPr>
          <w:p w14:paraId="0730D6F1" w14:textId="1A50795B" w:rsidR="0025378A" w:rsidRPr="001C7739" w:rsidRDefault="00BF0AB7" w:rsidP="00501009">
            <w:r w:rsidRPr="00BF0AB7">
              <w:lastRenderedPageBreak/>
              <w:t>풍자 어휘 포함 시 예측 보</w:t>
            </w:r>
            <w:r w:rsidRPr="00BF0AB7">
              <w:lastRenderedPageBreak/>
              <w:t>류(abstain) → 기획자 검토 및 재학습 티켓 발행</w:t>
            </w:r>
          </w:p>
        </w:tc>
        <w:tc>
          <w:tcPr>
            <w:tcW w:w="4150" w:type="dxa"/>
            <w:vAlign w:val="center"/>
            <w:hideMark/>
          </w:tcPr>
          <w:p w14:paraId="77B27ED7" w14:textId="74458B09" w:rsidR="0025378A" w:rsidRPr="001C7739" w:rsidRDefault="00BF0AB7" w:rsidP="00501009">
            <w:r w:rsidRPr="00BF0AB7">
              <w:lastRenderedPageBreak/>
              <w:t xml:space="preserve">evidence/O_observed/precision_humor_weekly.csv </w:t>
            </w:r>
            <w:r w:rsidRPr="00BF0AB7">
              <w:lastRenderedPageBreak/>
              <w:t>[O]</w:t>
            </w:r>
          </w:p>
        </w:tc>
        <w:tc>
          <w:tcPr>
            <w:tcW w:w="1635" w:type="dxa"/>
            <w:vAlign w:val="center"/>
            <w:hideMark/>
          </w:tcPr>
          <w:p w14:paraId="15B8ED27" w14:textId="4348FC9C" w:rsidR="0025378A" w:rsidRPr="001C7739" w:rsidRDefault="0080401C" w:rsidP="00501009">
            <w:r w:rsidRPr="0080401C">
              <w:lastRenderedPageBreak/>
              <w:t xml:space="preserve">Tokenizer v4.3 / </w:t>
            </w:r>
            <w:r w:rsidRPr="0080401C">
              <w:lastRenderedPageBreak/>
              <w:t>humor_lexicon_v2 사용</w:t>
            </w:r>
          </w:p>
        </w:tc>
      </w:tr>
      <w:tr w:rsidR="001167F7" w:rsidRPr="001C7739" w14:paraId="36475A4C" w14:textId="77777777" w:rsidTr="004459A8">
        <w:tc>
          <w:tcPr>
            <w:tcW w:w="999" w:type="dxa"/>
            <w:vAlign w:val="center"/>
            <w:hideMark/>
          </w:tcPr>
          <w:p w14:paraId="1ACE92AF" w14:textId="70F79878" w:rsidR="0025378A" w:rsidRPr="001C7739" w:rsidRDefault="00FF5716" w:rsidP="00501009">
            <w:pPr>
              <w:rPr>
                <w:rFonts w:hint="eastAsia"/>
              </w:rPr>
            </w:pPr>
            <w:r w:rsidRPr="00FF5716">
              <w:lastRenderedPageBreak/>
              <w:t>XAI-TXT-SLANG-0</w:t>
            </w:r>
            <w:r>
              <w:rPr>
                <w:rFonts w:hint="eastAsia"/>
              </w:rPr>
              <w:t>1</w:t>
            </w:r>
          </w:p>
        </w:tc>
        <w:tc>
          <w:tcPr>
            <w:tcW w:w="581" w:type="dxa"/>
            <w:vAlign w:val="center"/>
            <w:hideMark/>
          </w:tcPr>
          <w:p w14:paraId="01DE00A5" w14:textId="41B2C5E2" w:rsidR="0025378A" w:rsidRPr="001C7739" w:rsidRDefault="00FF5716" w:rsidP="00501009">
            <w:r w:rsidRPr="00FF5716">
              <w:t>신조어·은어 슬라이스 내 상위 15개 미탐(FN) 사례</w:t>
            </w:r>
          </w:p>
        </w:tc>
        <w:tc>
          <w:tcPr>
            <w:tcW w:w="1615" w:type="dxa"/>
            <w:vAlign w:val="center"/>
            <w:hideMark/>
          </w:tcPr>
          <w:p w14:paraId="3CCB6ED7" w14:textId="3F5E25AC" w:rsidR="0025378A" w:rsidRPr="001C7739" w:rsidRDefault="00D17235" w:rsidP="00501009">
            <w:r w:rsidRPr="00D17235">
              <w:t>SHAP(subword tokenizer) + IG(steps=32)</w:t>
            </w:r>
          </w:p>
        </w:tc>
        <w:tc>
          <w:tcPr>
            <w:tcW w:w="1341" w:type="dxa"/>
            <w:vAlign w:val="center"/>
            <w:hideMark/>
          </w:tcPr>
          <w:p w14:paraId="63681116" w14:textId="28AA1F88" w:rsidR="0025378A" w:rsidRPr="001C7739" w:rsidRDefault="00D000C5" w:rsidP="00501009">
            <w:r w:rsidRPr="00D000C5">
              <w:t>은어 약어(“ㄹㅇ”, “ㅈㄴ”, “ㄷㅊ”) 영향↓ / 의미형 은어(“정떡”) 미포착 / 형태소 결합 취약</w:t>
            </w:r>
          </w:p>
        </w:tc>
        <w:tc>
          <w:tcPr>
            <w:tcW w:w="1109" w:type="dxa"/>
            <w:vAlign w:val="center"/>
            <w:hideMark/>
          </w:tcPr>
          <w:p w14:paraId="2A6467D0" w14:textId="5B786D29" w:rsidR="0025378A" w:rsidRPr="001C7739" w:rsidRDefault="00D000C5" w:rsidP="00501009">
            <w:r w:rsidRPr="00D000C5">
              <w:t>tx_118 “ㄹㅇ 극혐” → FN / tx_207 “정떡러” → FN / tx_310 은어 혼합 → 점수 불안정</w:t>
            </w:r>
          </w:p>
        </w:tc>
        <w:tc>
          <w:tcPr>
            <w:tcW w:w="1051" w:type="dxa"/>
            <w:vAlign w:val="center"/>
            <w:hideMark/>
          </w:tcPr>
          <w:p w14:paraId="68EF62D6" w14:textId="1AA6D18D" w:rsidR="0025378A" w:rsidRPr="001C7739" w:rsidRDefault="00A12000" w:rsidP="00501009">
            <w:r w:rsidRPr="00A12000">
              <w:t>Misaligned (신조어를 단어 단위로 인식 불가)</w:t>
            </w:r>
          </w:p>
        </w:tc>
        <w:tc>
          <w:tcPr>
            <w:tcW w:w="1528" w:type="dxa"/>
            <w:vAlign w:val="center"/>
            <w:hideMark/>
          </w:tcPr>
          <w:p w14:paraId="42AFA87F" w14:textId="02ED0071" w:rsidR="0025378A" w:rsidRPr="001C7739" w:rsidRDefault="00D97BED" w:rsidP="00501009">
            <w:r w:rsidRPr="00D97BED">
              <w:t>IMPACT-002 은어 기반 유해 발언 미탐</w:t>
            </w:r>
          </w:p>
        </w:tc>
        <w:tc>
          <w:tcPr>
            <w:tcW w:w="2612" w:type="dxa"/>
            <w:vAlign w:val="center"/>
            <w:hideMark/>
          </w:tcPr>
          <w:p w14:paraId="67DFFA88" w14:textId="682BDDB3" w:rsidR="0025378A" w:rsidRPr="001C7739" w:rsidRDefault="00806804" w:rsidP="00501009">
            <w:r w:rsidRPr="00806804">
              <w:t>Subword 토크나이저 개선 + 은어 사전 자동 업데이트 파이프라인 연결</w:t>
            </w:r>
          </w:p>
        </w:tc>
        <w:tc>
          <w:tcPr>
            <w:tcW w:w="4150" w:type="dxa"/>
            <w:vAlign w:val="center"/>
            <w:hideMark/>
          </w:tcPr>
          <w:p w14:paraId="169B30EA" w14:textId="0250F635" w:rsidR="0025378A" w:rsidRPr="001C7739" w:rsidRDefault="00BC2D74" w:rsidP="00501009">
            <w:r w:rsidRPr="00BC2D74">
              <w:t>tables/slang_recall.csv [O]</w:t>
            </w:r>
          </w:p>
        </w:tc>
        <w:tc>
          <w:tcPr>
            <w:tcW w:w="1635" w:type="dxa"/>
            <w:vAlign w:val="center"/>
            <w:hideMark/>
          </w:tcPr>
          <w:p w14:paraId="5AB03E00" w14:textId="19E46401" w:rsidR="0025378A" w:rsidRPr="001C7739" w:rsidRDefault="00663874" w:rsidP="00501009">
            <w:r w:rsidRPr="00663874">
              <w:t xml:space="preserve">slang_dict_v1.3 / recall_gap </w:t>
            </w:r>
            <w:r w:rsidRPr="00663874">
              <w:rPr>
                <w:rFonts w:ascii="Cambria Math" w:hAnsi="Cambria Math" w:cs="Cambria Math"/>
              </w:rPr>
              <w:t>−</w:t>
            </w:r>
            <w:r w:rsidRPr="00663874">
              <w:t>0.04</w:t>
            </w:r>
          </w:p>
        </w:tc>
      </w:tr>
      <w:tr w:rsidR="001167F7" w:rsidRPr="001C7739" w14:paraId="3CEF0317" w14:textId="77777777" w:rsidTr="004459A8">
        <w:tc>
          <w:tcPr>
            <w:tcW w:w="999" w:type="dxa"/>
            <w:vAlign w:val="center"/>
            <w:hideMark/>
          </w:tcPr>
          <w:p w14:paraId="6A5FD658" w14:textId="6CEB6A2E" w:rsidR="0025378A" w:rsidRPr="001C7739" w:rsidRDefault="00D17235" w:rsidP="00501009">
            <w:pPr>
              <w:rPr>
                <w:rFonts w:hint="eastAsia"/>
              </w:rPr>
            </w:pPr>
            <w:r w:rsidRPr="00D17235">
              <w:t>XAI-TXT-</w:t>
            </w:r>
            <w:r w:rsidRPr="00D17235">
              <w:lastRenderedPageBreak/>
              <w:t>DRIFT-0</w:t>
            </w:r>
            <w:r>
              <w:rPr>
                <w:rFonts w:hint="eastAsia"/>
              </w:rPr>
              <w:t>1</w:t>
            </w:r>
          </w:p>
        </w:tc>
        <w:tc>
          <w:tcPr>
            <w:tcW w:w="581" w:type="dxa"/>
            <w:vAlign w:val="center"/>
            <w:hideMark/>
          </w:tcPr>
          <w:p w14:paraId="79AEEBC5" w14:textId="5D23F159" w:rsidR="0025378A" w:rsidRPr="001C7739" w:rsidRDefault="00D17235" w:rsidP="00501009">
            <w:r w:rsidRPr="00D17235">
              <w:lastRenderedPageBreak/>
              <w:t xml:space="preserve">정책 </w:t>
            </w:r>
            <w:r w:rsidRPr="00D17235">
              <w:lastRenderedPageBreak/>
              <w:t>변화(시기별) 슬라이스 내 기준 변화 사례</w:t>
            </w:r>
          </w:p>
        </w:tc>
        <w:tc>
          <w:tcPr>
            <w:tcW w:w="1615" w:type="dxa"/>
            <w:vAlign w:val="center"/>
            <w:hideMark/>
          </w:tcPr>
          <w:p w14:paraId="4697E3CB" w14:textId="5CD732FB" w:rsidR="0025378A" w:rsidRPr="001C7739" w:rsidRDefault="00D17235" w:rsidP="00501009">
            <w:r w:rsidRPr="00D17235">
              <w:lastRenderedPageBreak/>
              <w:t xml:space="preserve">SHAP(time slice </w:t>
            </w:r>
            <w:r w:rsidRPr="00D17235">
              <w:lastRenderedPageBreak/>
              <w:t>compare) + Permutation Importance</w:t>
            </w:r>
          </w:p>
        </w:tc>
        <w:tc>
          <w:tcPr>
            <w:tcW w:w="1341" w:type="dxa"/>
            <w:vAlign w:val="center"/>
            <w:hideMark/>
          </w:tcPr>
          <w:p w14:paraId="4C0ACD12" w14:textId="09B535A2" w:rsidR="0025378A" w:rsidRPr="001C7739" w:rsidRDefault="00D000C5" w:rsidP="00501009">
            <w:r w:rsidRPr="00D000C5">
              <w:lastRenderedPageBreak/>
              <w:t>과거 기</w:t>
            </w:r>
            <w:r w:rsidRPr="00D000C5">
              <w:lastRenderedPageBreak/>
              <w:t>준어(“금지어”) ↑ 영향, 최신 표현(“혐오표현”) ↓ 영향 / 과거 임계값 과신</w:t>
            </w:r>
          </w:p>
        </w:tc>
        <w:tc>
          <w:tcPr>
            <w:tcW w:w="1109" w:type="dxa"/>
            <w:vAlign w:val="center"/>
            <w:hideMark/>
          </w:tcPr>
          <w:p w14:paraId="5569FBB6" w14:textId="79444EDC" w:rsidR="0025378A" w:rsidRPr="001C7739" w:rsidRDefault="004459A8" w:rsidP="00501009">
            <w:r w:rsidRPr="004459A8">
              <w:lastRenderedPageBreak/>
              <w:t xml:space="preserve">tx_523 </w:t>
            </w:r>
            <w:r w:rsidRPr="004459A8">
              <w:lastRenderedPageBreak/>
              <w:t>2022년 데이터 기준 단어 과대평가 / tx_540 최신 정책 용어 무시</w:t>
            </w:r>
          </w:p>
        </w:tc>
        <w:tc>
          <w:tcPr>
            <w:tcW w:w="1051" w:type="dxa"/>
            <w:vAlign w:val="center"/>
            <w:hideMark/>
          </w:tcPr>
          <w:p w14:paraId="5DEA5C97" w14:textId="396F2C85" w:rsidR="0025378A" w:rsidRPr="001C7739" w:rsidRDefault="00A12000" w:rsidP="00501009">
            <w:r w:rsidRPr="00A12000">
              <w:lastRenderedPageBreak/>
              <w:t xml:space="preserve">Partial </w:t>
            </w:r>
            <w:r w:rsidRPr="00A12000">
              <w:lastRenderedPageBreak/>
              <w:t>alignment (정책 데이터 갱신 지연)</w:t>
            </w:r>
          </w:p>
        </w:tc>
        <w:tc>
          <w:tcPr>
            <w:tcW w:w="1528" w:type="dxa"/>
            <w:vAlign w:val="center"/>
            <w:hideMark/>
          </w:tcPr>
          <w:p w14:paraId="02EF0724" w14:textId="1E4413D3" w:rsidR="0025378A" w:rsidRPr="001C7739" w:rsidRDefault="009148AA" w:rsidP="00501009">
            <w:r w:rsidRPr="009148AA">
              <w:lastRenderedPageBreak/>
              <w:t>IMPACT-003 유</w:t>
            </w:r>
            <w:r w:rsidRPr="009148AA">
              <w:lastRenderedPageBreak/>
              <w:t>해 판단 기준 drift</w:t>
            </w:r>
          </w:p>
        </w:tc>
        <w:tc>
          <w:tcPr>
            <w:tcW w:w="2612" w:type="dxa"/>
            <w:vAlign w:val="center"/>
            <w:hideMark/>
          </w:tcPr>
          <w:p w14:paraId="26F1B457" w14:textId="2DF362D1" w:rsidR="0025378A" w:rsidRPr="001C7739" w:rsidRDefault="00806804" w:rsidP="00501009">
            <w:r w:rsidRPr="00806804">
              <w:lastRenderedPageBreak/>
              <w:t xml:space="preserve">Drift 감지 모듈 활성화 + </w:t>
            </w:r>
            <w:r w:rsidRPr="00806804">
              <w:lastRenderedPageBreak/>
              <w:t>정책 기준 갱신 시 Threshold 자동 보정</w:t>
            </w:r>
          </w:p>
        </w:tc>
        <w:tc>
          <w:tcPr>
            <w:tcW w:w="4150" w:type="dxa"/>
            <w:vAlign w:val="center"/>
            <w:hideMark/>
          </w:tcPr>
          <w:p w14:paraId="21A0334B" w14:textId="63F3DA5A" w:rsidR="0025378A" w:rsidRPr="00FF04AC" w:rsidRDefault="002E3C47" w:rsidP="00501009">
            <w:r w:rsidRPr="002E3C47">
              <w:lastRenderedPageBreak/>
              <w:t>drift_metrics.csv [O]</w:t>
            </w:r>
          </w:p>
        </w:tc>
        <w:tc>
          <w:tcPr>
            <w:tcW w:w="1635" w:type="dxa"/>
            <w:vAlign w:val="center"/>
            <w:hideMark/>
          </w:tcPr>
          <w:p w14:paraId="19DC8BE1" w14:textId="28224111" w:rsidR="0025378A" w:rsidRPr="001C7739" w:rsidRDefault="00663874" w:rsidP="00501009">
            <w:r w:rsidRPr="00663874">
              <w:t xml:space="preserve">policy_update_plan.docx </w:t>
            </w:r>
            <w:r w:rsidRPr="00663874">
              <w:lastRenderedPageBreak/>
              <w:t>[A] / ΔPrecision_month ≤0.05 유지</w:t>
            </w:r>
          </w:p>
        </w:tc>
      </w:tr>
      <w:tr w:rsidR="00886D9A" w:rsidRPr="001C7739" w14:paraId="5C2278B1" w14:textId="77777777" w:rsidTr="004459A8">
        <w:tc>
          <w:tcPr>
            <w:tcW w:w="999" w:type="dxa"/>
            <w:vAlign w:val="center"/>
          </w:tcPr>
          <w:p w14:paraId="1DAABFBD" w14:textId="74E9B8CF" w:rsidR="00886D9A" w:rsidRPr="001C7739" w:rsidRDefault="00817E99" w:rsidP="00501009">
            <w:pPr>
              <w:rPr>
                <w:rFonts w:hint="eastAsia"/>
              </w:rPr>
            </w:pPr>
            <w:r w:rsidRPr="00817E99">
              <w:lastRenderedPageBreak/>
              <w:t>XAI-TXT-MLANG-0</w:t>
            </w:r>
            <w:r>
              <w:rPr>
                <w:rFonts w:hint="eastAsia"/>
              </w:rPr>
              <w:t>1</w:t>
            </w:r>
          </w:p>
        </w:tc>
        <w:tc>
          <w:tcPr>
            <w:tcW w:w="581" w:type="dxa"/>
            <w:vAlign w:val="center"/>
          </w:tcPr>
          <w:p w14:paraId="3A8A884F" w14:textId="3F42BFD3" w:rsidR="00886D9A" w:rsidRPr="001C7739" w:rsidRDefault="00817E99" w:rsidP="00501009">
            <w:r w:rsidRPr="00817E99">
              <w:t>다국어(EN, JP) 슬라이스 내 상위 FP 사례</w:t>
            </w:r>
          </w:p>
        </w:tc>
        <w:tc>
          <w:tcPr>
            <w:tcW w:w="1615" w:type="dxa"/>
            <w:vAlign w:val="center"/>
          </w:tcPr>
          <w:p w14:paraId="6F9BFF96" w14:textId="3EE3F505" w:rsidR="00886D9A" w:rsidRPr="001C7739" w:rsidRDefault="00D722D4" w:rsidP="00501009">
            <w:r w:rsidRPr="00D722D4">
              <w:t>LIME(n=3k) + Grad-CAM(text embedding layer)</w:t>
            </w:r>
          </w:p>
        </w:tc>
        <w:tc>
          <w:tcPr>
            <w:tcW w:w="1341" w:type="dxa"/>
            <w:vAlign w:val="center"/>
          </w:tcPr>
          <w:p w14:paraId="4EA902DF" w14:textId="41C39AA3" w:rsidR="00886D9A" w:rsidRPr="001C7739" w:rsidRDefault="00D722D4" w:rsidP="00501009">
            <w:r w:rsidRPr="00D722D4">
              <w:t>영문 감정어(“hate”) 과신↑ / 언어 혼합 문장 오탐↑ / 번역 토큰화 불안정</w:t>
            </w:r>
          </w:p>
        </w:tc>
        <w:tc>
          <w:tcPr>
            <w:tcW w:w="1109" w:type="dxa"/>
            <w:vAlign w:val="center"/>
          </w:tcPr>
          <w:p w14:paraId="44DFF5B6" w14:textId="38D80CDD" w:rsidR="00886D9A" w:rsidRPr="001C7739" w:rsidRDefault="00D722D4" w:rsidP="00501009">
            <w:r w:rsidRPr="00D722D4">
              <w:t>tx_812 “I hate this joke lol” → FP / tx_920 한-영 혼합 → FP</w:t>
            </w:r>
          </w:p>
        </w:tc>
        <w:tc>
          <w:tcPr>
            <w:tcW w:w="1051" w:type="dxa"/>
            <w:vAlign w:val="center"/>
          </w:tcPr>
          <w:p w14:paraId="5EE212A5" w14:textId="19447E11" w:rsidR="00886D9A" w:rsidRPr="001C7739" w:rsidRDefault="00D722D4" w:rsidP="00501009">
            <w:r w:rsidRPr="00D722D4">
              <w:t>Misaligned (언어 감지 실패, 번역 모델 의존 과다)</w:t>
            </w:r>
          </w:p>
        </w:tc>
        <w:tc>
          <w:tcPr>
            <w:tcW w:w="1528" w:type="dxa"/>
            <w:vAlign w:val="center"/>
          </w:tcPr>
          <w:p w14:paraId="21F22161" w14:textId="1E5A92E0" w:rsidR="00886D9A" w:rsidRPr="001C7739" w:rsidRDefault="00072861" w:rsidP="00501009">
            <w:r w:rsidRPr="00072861">
              <w:t>IMPACT-004 다국어 오판</w:t>
            </w:r>
          </w:p>
        </w:tc>
        <w:tc>
          <w:tcPr>
            <w:tcW w:w="2612" w:type="dxa"/>
            <w:vAlign w:val="center"/>
          </w:tcPr>
          <w:p w14:paraId="60F74D1E" w14:textId="0267BE24" w:rsidR="00886D9A" w:rsidRPr="001C7739" w:rsidRDefault="003472BA" w:rsidP="00501009">
            <w:r w:rsidRPr="003472BA">
              <w:t>LID(Language ID) 필터 추가 → FP_Rate &gt;0.15 시 기권(abstain) 처리</w:t>
            </w:r>
          </w:p>
        </w:tc>
        <w:tc>
          <w:tcPr>
            <w:tcW w:w="4150" w:type="dxa"/>
            <w:vAlign w:val="center"/>
          </w:tcPr>
          <w:p w14:paraId="0A5671A9" w14:textId="4367498A" w:rsidR="00886D9A" w:rsidRPr="0060630E" w:rsidRDefault="003472BA" w:rsidP="00501009">
            <w:r w:rsidRPr="003472BA">
              <w:t>tables/en_fp_rate.csv [O]</w:t>
            </w:r>
          </w:p>
        </w:tc>
        <w:tc>
          <w:tcPr>
            <w:tcW w:w="1635" w:type="dxa"/>
            <w:vAlign w:val="center"/>
          </w:tcPr>
          <w:p w14:paraId="31531A3E" w14:textId="6E06EDD3" w:rsidR="00886D9A" w:rsidRPr="001C7739" w:rsidRDefault="003472BA" w:rsidP="00501009">
            <w:r w:rsidRPr="003472BA">
              <w:t>multilingual_encoder_v2 / LID filter on</w:t>
            </w:r>
          </w:p>
        </w:tc>
      </w:tr>
      <w:tr w:rsidR="00886D9A" w:rsidRPr="001C7739" w14:paraId="04AA765A" w14:textId="77777777" w:rsidTr="004459A8">
        <w:tc>
          <w:tcPr>
            <w:tcW w:w="999" w:type="dxa"/>
            <w:vAlign w:val="center"/>
          </w:tcPr>
          <w:p w14:paraId="2C2ADC28" w14:textId="7B93E715" w:rsidR="00886D9A" w:rsidRPr="001C7739" w:rsidRDefault="00817E99" w:rsidP="00501009">
            <w:pPr>
              <w:rPr>
                <w:rFonts w:hint="eastAsia"/>
              </w:rPr>
            </w:pPr>
            <w:r w:rsidRPr="00817E99">
              <w:t>XAI-TXT-LAT-0</w:t>
            </w:r>
            <w:r>
              <w:rPr>
                <w:rFonts w:hint="eastAsia"/>
              </w:rPr>
              <w:t>1</w:t>
            </w:r>
          </w:p>
        </w:tc>
        <w:tc>
          <w:tcPr>
            <w:tcW w:w="581" w:type="dxa"/>
            <w:vAlign w:val="center"/>
          </w:tcPr>
          <w:p w14:paraId="034CAC66" w14:textId="5CBAF4BC" w:rsidR="00886D9A" w:rsidRPr="001C7739" w:rsidRDefault="00817E99" w:rsidP="00501009">
            <w:r w:rsidRPr="00817E99">
              <w:t>실시간 입력 지</w:t>
            </w:r>
            <w:r w:rsidRPr="00817E99">
              <w:lastRenderedPageBreak/>
              <w:t>연 사례(대량 요청 시)</w:t>
            </w:r>
          </w:p>
        </w:tc>
        <w:tc>
          <w:tcPr>
            <w:tcW w:w="1615" w:type="dxa"/>
            <w:vAlign w:val="center"/>
          </w:tcPr>
          <w:p w14:paraId="2F7E6B92" w14:textId="0F918897" w:rsidR="00886D9A" w:rsidRPr="001C7739" w:rsidRDefault="00D722D4" w:rsidP="00501009">
            <w:r w:rsidRPr="00D722D4">
              <w:lastRenderedPageBreak/>
              <w:t xml:space="preserve">SHAP + Log Feature Attribution(latency </w:t>
            </w:r>
            <w:r w:rsidRPr="00D722D4">
              <w:lastRenderedPageBreak/>
              <w:t>logs)</w:t>
            </w:r>
          </w:p>
        </w:tc>
        <w:tc>
          <w:tcPr>
            <w:tcW w:w="1341" w:type="dxa"/>
            <w:vAlign w:val="center"/>
          </w:tcPr>
          <w:p w14:paraId="1FF18175" w14:textId="15631675" w:rsidR="00886D9A" w:rsidRPr="001C7739" w:rsidRDefault="00D722D4" w:rsidP="00501009">
            <w:r w:rsidRPr="00D722D4">
              <w:lastRenderedPageBreak/>
              <w:t xml:space="preserve">입력 길이·큐 길이 ↑ → </w:t>
            </w:r>
            <w:r w:rsidRPr="00D722D4">
              <w:lastRenderedPageBreak/>
              <w:t>latency ↑ / batch size 과대 → 응답 지연↑</w:t>
            </w:r>
          </w:p>
        </w:tc>
        <w:tc>
          <w:tcPr>
            <w:tcW w:w="1109" w:type="dxa"/>
            <w:vAlign w:val="center"/>
          </w:tcPr>
          <w:p w14:paraId="0F001F94" w14:textId="419B6546" w:rsidR="00886D9A" w:rsidRPr="001C7739" w:rsidRDefault="00D722D4" w:rsidP="00501009">
            <w:r w:rsidRPr="00D722D4">
              <w:lastRenderedPageBreak/>
              <w:t>req_1427 문장 길이 480</w:t>
            </w:r>
            <w:r w:rsidRPr="00D722D4">
              <w:lastRenderedPageBreak/>
              <w:t>자 / req_1479 burst 입력 200건</w:t>
            </w:r>
          </w:p>
        </w:tc>
        <w:tc>
          <w:tcPr>
            <w:tcW w:w="1051" w:type="dxa"/>
            <w:vAlign w:val="center"/>
          </w:tcPr>
          <w:p w14:paraId="12C81B7A" w14:textId="3CFAFD81" w:rsidR="00886D9A" w:rsidRPr="001C7739" w:rsidRDefault="00D722D4" w:rsidP="00501009">
            <w:r w:rsidRPr="00D722D4">
              <w:lastRenderedPageBreak/>
              <w:t xml:space="preserve">Aligned (실제 리소스 경합과 </w:t>
            </w:r>
            <w:r w:rsidRPr="00D722D4">
              <w:lastRenderedPageBreak/>
              <w:t>일치)</w:t>
            </w:r>
          </w:p>
        </w:tc>
        <w:tc>
          <w:tcPr>
            <w:tcW w:w="1528" w:type="dxa"/>
            <w:vAlign w:val="center"/>
          </w:tcPr>
          <w:p w14:paraId="21D2DF54" w14:textId="5520A56C" w:rsidR="00886D9A" w:rsidRPr="001C7739" w:rsidRDefault="003472BA" w:rsidP="00501009">
            <w:r w:rsidRPr="003472BA">
              <w:lastRenderedPageBreak/>
              <w:t>IMPACT-005 실시간 필터 지연</w:t>
            </w:r>
          </w:p>
        </w:tc>
        <w:tc>
          <w:tcPr>
            <w:tcW w:w="2612" w:type="dxa"/>
            <w:vAlign w:val="center"/>
          </w:tcPr>
          <w:p w14:paraId="31CE6259" w14:textId="71A76933" w:rsidR="00886D9A" w:rsidRPr="001C7739" w:rsidRDefault="003472BA" w:rsidP="00501009">
            <w:r w:rsidRPr="003472BA">
              <w:t>Auto-scaling 정책 강화 + p95 &gt;1.5s 시 자동 차단 후 스케일링 승인</w:t>
            </w:r>
          </w:p>
        </w:tc>
        <w:tc>
          <w:tcPr>
            <w:tcW w:w="4150" w:type="dxa"/>
            <w:vAlign w:val="center"/>
          </w:tcPr>
          <w:p w14:paraId="559FB916" w14:textId="3C889FC9" w:rsidR="00886D9A" w:rsidRPr="0060630E" w:rsidRDefault="003472BA" w:rsidP="00501009">
            <w:r w:rsidRPr="003472BA">
              <w:t>latency_monitor.csv [O]</w:t>
            </w:r>
          </w:p>
        </w:tc>
        <w:tc>
          <w:tcPr>
            <w:tcW w:w="1635" w:type="dxa"/>
            <w:vAlign w:val="center"/>
          </w:tcPr>
          <w:p w14:paraId="6B8C6924" w14:textId="015F0D0B" w:rsidR="00886D9A" w:rsidRPr="001C7739" w:rsidRDefault="003472BA" w:rsidP="00501009">
            <w:r w:rsidRPr="003472BA">
              <w:t>inference_v5.1 / CUDA profiling 로그 병행</w:t>
            </w:r>
          </w:p>
        </w:tc>
      </w:tr>
    </w:tbl>
    <w:p w14:paraId="385666B8" w14:textId="77777777" w:rsidR="0025378A" w:rsidRPr="001C7739" w:rsidRDefault="0025378A" w:rsidP="00501009"/>
    <w:p w14:paraId="65AF60C1" w14:textId="77777777" w:rsidR="0025378A" w:rsidRPr="001C7739" w:rsidRDefault="0025378A" w:rsidP="00501009">
      <w:r w:rsidRPr="001C7739">
        <w:t>1. XAI-TXT-SATIRE-01: (텍스트) 독성 분류 — 정치-풍자 슬라이스</w:t>
      </w:r>
    </w:p>
    <w:p w14:paraId="141FC9FF" w14:textId="77777777" w:rsidR="0025378A" w:rsidRPr="001C7739" w:rsidRDefault="0025378A" w:rsidP="00501009">
      <w:r w:rsidRPr="001C7739">
        <w:t>이 행은 텍스트 분류 모델이</w:t>
      </w:r>
      <w:r w:rsidR="009A3307" w:rsidRPr="001C7739">
        <w:t xml:space="preserve"> </w:t>
      </w:r>
      <w:r w:rsidRPr="001C7739">
        <w:t>풍자(Satire)</w:t>
      </w:r>
      <w:r w:rsidR="009A3307" w:rsidRPr="001C7739">
        <w:t xml:space="preserve"> </w:t>
      </w:r>
      <w:r w:rsidRPr="001C7739">
        <w:t>를</w:t>
      </w:r>
      <w:r w:rsidR="009A3307" w:rsidRPr="001C7739">
        <w:t xml:space="preserve"> </w:t>
      </w:r>
      <w:r w:rsidRPr="001C7739">
        <w:t>독성(Toxicity)</w:t>
      </w:r>
      <w:r w:rsidR="009A3307" w:rsidRPr="001C7739">
        <w:t xml:space="preserve"> </w:t>
      </w:r>
      <w:r w:rsidRPr="001C7739">
        <w:t>으로 잘못 인식하는 문제를 분석하고 해결책을 제시합니다.</w:t>
      </w:r>
    </w:p>
    <w:p w14:paraId="2294F51C" w14:textId="77777777" w:rsidR="0025378A" w:rsidRPr="001C7739" w:rsidRDefault="0025378A" w:rsidP="00501009">
      <w:r w:rsidRPr="001C7739">
        <w:t>• 슬라이스 / 사례 범위 (Slice / Case Scope): 분석 대상은 "정치–풍자"라는 특정 영역에서, 모델이 독성이라고 잘못 판단한(False Positives, FP) 상위 20개 사례입니다.</w:t>
      </w:r>
    </w:p>
    <w:p w14:paraId="478BF2DC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방법 (구성) (Method (config)):</w:t>
      </w:r>
      <w:r w:rsidRPr="001C7739">
        <w:t xml:space="preserve"> </w:t>
      </w:r>
      <w:r w:rsidRPr="001C7739">
        <w:rPr>
          <w:b/>
          <w:bCs/>
        </w:rPr>
        <w:t>SHAP</w:t>
      </w:r>
      <w:r w:rsidRPr="001C7739">
        <w:t xml:space="preserve"> (전역적 설명)과 </w:t>
      </w:r>
      <w:r w:rsidRPr="001C7739">
        <w:rPr>
          <w:b/>
          <w:bCs/>
        </w:rPr>
        <w:t>LIME</w:t>
      </w:r>
      <w:r w:rsidRPr="001C7739">
        <w:t xml:space="preserve"> (지역적 설명)을 사용했으며, 재현성을 위해 배경 데이터 크기(bg=4096), 인터페이스(prob), 커널 폭(k=0.75), 샘플 수(n=5k) 등의 설정을 기록했습니다.</w:t>
      </w:r>
    </w:p>
    <w:p w14:paraId="5EF0CAE5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전역 신호 (Global Signal):</w:t>
      </w:r>
      <w:r w:rsidRPr="001C7739">
        <w:t xml:space="preserve"> SHAP 분석 결과,</w:t>
      </w:r>
      <w:r w:rsidR="009A3307" w:rsidRPr="001C7739">
        <w:t xml:space="preserve"> </w:t>
      </w:r>
      <w:r w:rsidRPr="001C7739">
        <w:t>"spoof"나 "parody"와 같은 풍자적 표현(satire markers)</w:t>
      </w:r>
      <w:r w:rsidR="009A3307" w:rsidRPr="001C7739">
        <w:t xml:space="preserve"> </w:t>
      </w:r>
      <w:r w:rsidRPr="001C7739">
        <w:t>이 예측 점수를</w:t>
      </w:r>
      <w:r w:rsidR="009A3307" w:rsidRPr="001C7739">
        <w:t xml:space="preserve"> </w:t>
      </w:r>
      <w:r w:rsidRPr="001C7739">
        <w:t>상승(↑ FP)</w:t>
      </w:r>
      <w:r w:rsidR="009A3307" w:rsidRPr="001C7739">
        <w:t xml:space="preserve"> </w:t>
      </w:r>
      <w:r w:rsidRPr="001C7739">
        <w:t>시켜 오탐을 유발한 반면, 실제</w:t>
      </w:r>
      <w:r w:rsidR="009A3307" w:rsidRPr="001C7739">
        <w:t xml:space="preserve"> </w:t>
      </w:r>
      <w:r w:rsidRPr="001C7739">
        <w:t>개인 모욕(personal insults)</w:t>
      </w:r>
      <w:r w:rsidR="009A3307" w:rsidRPr="001C7739">
        <w:t xml:space="preserve"> </w:t>
      </w:r>
      <w:r w:rsidRPr="001C7739">
        <w:t>은 올바른 예측(↑ TP)에 기여했습니다.</w:t>
      </w:r>
      <w:r w:rsidR="009A3307" w:rsidRPr="001C7739">
        <w:t xml:space="preserve"> </w:t>
      </w:r>
      <w:r w:rsidRPr="001C7739">
        <w:t>불용어(stopwords)</w:t>
      </w:r>
      <w:r w:rsidR="009A3307" w:rsidRPr="001C7739">
        <w:t xml:space="preserve"> </w:t>
      </w:r>
      <w:r w:rsidRPr="001C7739">
        <w:t>는 예측에 거의 영향을 미치지 않았습니다 (~0).</w:t>
      </w:r>
    </w:p>
    <w:p w14:paraId="56A49F63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정렬 확인 (Alignment Check):</w:t>
      </w:r>
      <w:r w:rsidRPr="001C7739">
        <w:t xml:space="preserve"> 모델이 풍자 표식어에 과도하게 의존하는 경향은 "풍자 ≠ 독성"이라는 도메인 상식과 완전히 일치하지 않으므로,</w:t>
      </w:r>
      <w:r w:rsidR="009A3307" w:rsidRPr="001C7739">
        <w:t xml:space="preserve"> </w:t>
      </w:r>
      <w:r w:rsidRPr="001C7739">
        <w:t>"부분적으로 정렬됨"</w:t>
      </w:r>
      <w:r w:rsidR="009A3307" w:rsidRPr="001C7739">
        <w:t xml:space="preserve"> </w:t>
      </w:r>
      <w:r w:rsidRPr="001C7739">
        <w:t>으로 평가되었습니다.</w:t>
      </w:r>
    </w:p>
    <w:p w14:paraId="04837DE6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결정 활용 (Decision Use):</w:t>
      </w:r>
      <w:r w:rsidRPr="001C7739">
        <w:t xml:space="preserve"> 이 문제를 해결하기 위해, 특정 풍자 어휘 목록이 포함된 텍스트에 대해서는 모델의 예측을 보류하고 인간 검토로 넘기는 </w:t>
      </w:r>
      <w:r w:rsidRPr="001C7739">
        <w:rPr>
          <w:b/>
          <w:bCs/>
        </w:rPr>
        <w:t>"풍자 어휘 기권 규칙(satire-lexicon abstain)"을 추가</w:t>
      </w:r>
      <w:r w:rsidRPr="001C7739">
        <w:t>하도록 결정했습니다.</w:t>
      </w:r>
    </w:p>
    <w:p w14:paraId="4381875E" w14:textId="77777777" w:rsidR="009A3307" w:rsidRPr="001C7739" w:rsidRDefault="009A3307" w:rsidP="00501009"/>
    <w:p w14:paraId="5B32FE6F" w14:textId="77777777" w:rsidR="0025378A" w:rsidRPr="001C7739" w:rsidRDefault="0025378A" w:rsidP="00501009">
      <w:r w:rsidRPr="001C7739">
        <w:t>2. XAI-IMG-DUSK-01: (이미지) 자율 주행 (AV) — 황혼 보행자 슬라이스</w:t>
      </w:r>
    </w:p>
    <w:p w14:paraId="4E57C7A2" w14:textId="77777777" w:rsidR="0025378A" w:rsidRPr="001C7739" w:rsidRDefault="0025378A" w:rsidP="00501009">
      <w:r w:rsidRPr="001C7739">
        <w:t xml:space="preserve">이 행은 자율 주행 모델이 </w:t>
      </w:r>
      <w:r w:rsidRPr="001C7739">
        <w:rPr>
          <w:b/>
          <w:bCs/>
        </w:rPr>
        <w:t>황혼 시간대</w:t>
      </w:r>
      <w:r w:rsidRPr="001C7739">
        <w:t xml:space="preserve">에 보행자를 인식할 때, 보행자 자체가 아닌 </w:t>
      </w:r>
      <w:r w:rsidRPr="001C7739">
        <w:rPr>
          <w:b/>
          <w:bCs/>
        </w:rPr>
        <w:t>배경의 빛이나 질감</w:t>
      </w:r>
      <w:r w:rsidRPr="001C7739">
        <w:t>에 의존하는 문제를 분석합니다.</w:t>
      </w:r>
    </w:p>
    <w:p w14:paraId="18926D7E" w14:textId="77777777" w:rsidR="0025378A" w:rsidRPr="001C7739" w:rsidRDefault="0025378A" w:rsidP="00501009">
      <w:r w:rsidRPr="001C7739">
        <w:lastRenderedPageBreak/>
        <w:t xml:space="preserve">• </w:t>
      </w:r>
      <w:r w:rsidRPr="001C7739">
        <w:rPr>
          <w:b/>
          <w:bCs/>
        </w:rPr>
        <w:t>슬라이스 / 사례 범위:</w:t>
      </w:r>
      <w:r w:rsidRPr="001C7739">
        <w:t xml:space="preserve"> 분석 대상은</w:t>
      </w:r>
      <w:r w:rsidR="009A3307" w:rsidRPr="001C7739">
        <w:t xml:space="preserve"> </w:t>
      </w:r>
      <w:r w:rsidRPr="001C7739">
        <w:t>"황혼 도시 옆길"</w:t>
      </w:r>
      <w:r w:rsidR="009A3307" w:rsidRPr="001C7739">
        <w:t xml:space="preserve"> </w:t>
      </w:r>
      <w:r w:rsidRPr="001C7739">
        <w:t>이라는 조건에서, 올바른 예측(TP)과 잘못된 예측(FN)의 경계선에 있는 사례들입니다.</w:t>
      </w:r>
    </w:p>
    <w:p w14:paraId="447F33DE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방법 (구성):</w:t>
      </w:r>
      <w:r w:rsidRPr="001C7739">
        <w:t xml:space="preserve"> 이미지 설명 도구인 </w:t>
      </w:r>
      <w:r w:rsidRPr="001C7739">
        <w:rPr>
          <w:b/>
          <w:bCs/>
        </w:rPr>
        <w:t>Grad-CAM</w:t>
      </w:r>
      <w:r w:rsidRPr="001C7739">
        <w:t>과</w:t>
      </w:r>
      <w:r w:rsidR="009A3307" w:rsidRPr="001C7739">
        <w:t xml:space="preserve"> </w:t>
      </w:r>
      <w:r w:rsidRPr="001C7739">
        <w:t>Integrated Gradients (IG)</w:t>
      </w:r>
      <w:r w:rsidR="009A3307" w:rsidRPr="001C7739">
        <w:t xml:space="preserve"> </w:t>
      </w:r>
      <w:r w:rsidRPr="001C7739">
        <w:t>를 사용했습니다. Grad-CAM은 3번째 레이어(layer3)에 초점을 맞췄고, IG는 50단계(steps=50)로 설정되었습니다.</w:t>
      </w:r>
    </w:p>
    <w:p w14:paraId="5EF5B539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전역 신호 (Global Signal):</w:t>
      </w:r>
      <w:r w:rsidRPr="001C7739">
        <w:t xml:space="preserve"> Grad-CAM 분석 결과, </w:t>
      </w:r>
      <w:r w:rsidRPr="001C7739">
        <w:rPr>
          <w:b/>
          <w:bCs/>
        </w:rPr>
        <w:t>역광(backlit) 장면</w:t>
      </w:r>
      <w:r w:rsidRPr="001C7739">
        <w:t xml:space="preserve">에서 모델의 관심 영역(coverage)이 보행자의 </w:t>
      </w:r>
      <w:r w:rsidRPr="001C7739">
        <w:rPr>
          <w:b/>
          <w:bCs/>
        </w:rPr>
        <w:t>몸통(torso)을 충분히 포괄하지 못했고</w:t>
      </w:r>
      <w:r w:rsidRPr="001C7739">
        <w:t xml:space="preserve">, IG 분석 결과는 모델의 돌출도(saliency)가 </w:t>
      </w:r>
      <w:r w:rsidRPr="001C7739">
        <w:rPr>
          <w:b/>
          <w:bCs/>
        </w:rPr>
        <w:t>눈부신(glare) 영역</w:t>
      </w:r>
      <w:r w:rsidRPr="001C7739">
        <w:t>에 집중되어 있음을 보여주었습니다.</w:t>
      </w:r>
    </w:p>
    <w:p w14:paraId="133622ED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지역 사례 (Local Case(s)):</w:t>
      </w:r>
      <w:r w:rsidRPr="001C7739">
        <w:t xml:space="preserve"> 구체적인 사례 </w:t>
      </w:r>
      <w:r w:rsidRPr="001C7739">
        <w:rPr>
          <w:rFonts w:cs="Courier New"/>
          <w:color w:val="C4C7C5"/>
        </w:rPr>
        <w:t>img_8841</w:t>
      </w:r>
      <w:r w:rsidRPr="001C7739">
        <w:t xml:space="preserve">에서는 모델의 히트맵이 보행자가 아닌 </w:t>
      </w:r>
      <w:r w:rsidRPr="001C7739">
        <w:rPr>
          <w:b/>
          <w:bCs/>
        </w:rPr>
        <w:t>헤드라이트에 집중</w:t>
      </w:r>
      <w:r w:rsidRPr="001C7739">
        <w:t xml:space="preserve">되었으며, </w:t>
      </w:r>
      <w:r w:rsidRPr="001C7739">
        <w:rPr>
          <w:rFonts w:cs="Courier New"/>
          <w:color w:val="C4C7C5"/>
        </w:rPr>
        <w:t>img_9012</w:t>
      </w:r>
      <w:r w:rsidRPr="001C7739">
        <w:t xml:space="preserve">에서는 관심 영역이 </w:t>
      </w:r>
      <w:r w:rsidRPr="001C7739">
        <w:rPr>
          <w:b/>
          <w:bCs/>
        </w:rPr>
        <w:t>도로 질감</w:t>
      </w:r>
      <w:r w:rsidRPr="001C7739">
        <w:t>에 집중되었습니다.</w:t>
      </w:r>
    </w:p>
    <w:p w14:paraId="1EE6A20F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정렬 확인 (Alignment Check):</w:t>
      </w:r>
      <w:r w:rsidRPr="001C7739">
        <w:t xml:space="preserve"> 모델이 보행자보다 배경(빛, 질감)에 의존하는 것은</w:t>
      </w:r>
      <w:r w:rsidR="009A3307" w:rsidRPr="001C7739">
        <w:t xml:space="preserve"> </w:t>
      </w:r>
      <w:r w:rsidRPr="001C7739">
        <w:t>"정렬 불일치"</w:t>
      </w:r>
      <w:r w:rsidR="009A3307" w:rsidRPr="001C7739">
        <w:t xml:space="preserve"> </w:t>
      </w:r>
      <w:r w:rsidRPr="001C7739">
        <w:t>로 판단되었습니다.</w:t>
      </w:r>
    </w:p>
    <w:p w14:paraId="10E3E9A0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결정 활용 (Decision Use):</w:t>
      </w:r>
      <w:r w:rsidRPr="001C7739">
        <w:t xml:space="preserve"> 정렬 불일치를 해결하기 위해, 모델 배포 전에 </w:t>
      </w:r>
      <w:r w:rsidRPr="001C7739">
        <w:rPr>
          <w:b/>
          <w:bCs/>
        </w:rPr>
        <w:t>Grad-CAM 커버리지가 특정 임계값(τ) 이상이 되도록 요구</w:t>
      </w:r>
      <w:r w:rsidRPr="001C7739">
        <w:t xml:space="preserve">하는 보호 장치(guardrail)를 설정했습니다. 또한, 모델이 그림자 및 역광 환경을 더 잘 처리하도록 </w:t>
      </w:r>
      <w:r w:rsidRPr="001C7739">
        <w:rPr>
          <w:b/>
          <w:bCs/>
        </w:rPr>
        <w:t>데이터 증강(augmentation)을 추가</w:t>
      </w:r>
      <w:r w:rsidRPr="001C7739">
        <w:t>하기로 했습니다.</w:t>
      </w:r>
    </w:p>
    <w:p w14:paraId="1286603E" w14:textId="77777777" w:rsidR="009A3307" w:rsidRPr="001C7739" w:rsidRDefault="009A3307" w:rsidP="00501009"/>
    <w:p w14:paraId="4826D814" w14:textId="77777777" w:rsidR="0025378A" w:rsidRPr="001C7739" w:rsidRDefault="0025378A" w:rsidP="00501009">
      <w:r w:rsidRPr="001C7739">
        <w:t>3. XAI-TAB-PROMO-01: (표 형식 데이터) 판매 예측 — 휴일 프로모션 슬라이스</w:t>
      </w:r>
    </w:p>
    <w:p w14:paraId="153C61E4" w14:textId="77777777" w:rsidR="0025378A" w:rsidRPr="001C7739" w:rsidRDefault="0025378A" w:rsidP="00501009">
      <w:r w:rsidRPr="001C7739">
        <w:t xml:space="preserve">이 행은 판매 예측 모델이 </w:t>
      </w:r>
      <w:r w:rsidRPr="001C7739">
        <w:rPr>
          <w:b/>
          <w:bCs/>
        </w:rPr>
        <w:t>휴일 프로모션 기간</w:t>
      </w:r>
      <w:r w:rsidRPr="001C7739">
        <w:t>의 판매량을 예측할 때, 데이터의 형식적인 특징에 의존하는 문제를 분석합니다.</w:t>
      </w:r>
    </w:p>
    <w:p w14:paraId="48842D83" w14:textId="77777777" w:rsidR="0025378A" w:rsidRPr="001C7739" w:rsidRDefault="0025378A" w:rsidP="00501009">
      <w:r w:rsidRPr="001C7739">
        <w:t>• 슬라이스 / 사례 범위: 분석 대상은 "프로모션 주간" 중 예상보다 판매량이 과도하게 높게 예측된(top uplift over-forecasts) 사례들입니다.</w:t>
      </w:r>
    </w:p>
    <w:p w14:paraId="11D2D196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방법 (구성):</w:t>
      </w:r>
      <w:r w:rsidRPr="001C7739">
        <w:t xml:space="preserve"> 표 형식 데이터에 적합한 </w:t>
      </w:r>
      <w:r w:rsidRPr="001C7739">
        <w:rPr>
          <w:b/>
          <w:bCs/>
        </w:rPr>
        <w:t>SHAP</w:t>
      </w:r>
      <w:r w:rsidRPr="001C7739">
        <w:t xml:space="preserve"> (트리 모델용)과 </w:t>
      </w:r>
      <w:r w:rsidRPr="001C7739">
        <w:rPr>
          <w:b/>
          <w:bCs/>
        </w:rPr>
        <w:t>LIME</w:t>
      </w:r>
      <w:r w:rsidRPr="001C7739">
        <w:t>을 사용했으며, 배경 데이터 크기(bg=5k)와 특성 수(num_features=8)를 설정했습니다.</w:t>
      </w:r>
    </w:p>
    <w:p w14:paraId="5FBF168C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전역 신호 (Global Signal):</w:t>
      </w:r>
      <w:r w:rsidRPr="001C7739">
        <w:t xml:space="preserve"> 분석 결과, </w:t>
      </w:r>
      <w:r w:rsidRPr="001C7739">
        <w:rPr>
          <w:rFonts w:cs="Courier New"/>
          <w:color w:val="C4C7C5"/>
        </w:rPr>
        <w:t>promo_text_len</w:t>
      </w:r>
      <w:r w:rsidRPr="001C7739">
        <w:t xml:space="preserve"> (프로모션 텍스트 길이), </w:t>
      </w:r>
      <w:r w:rsidRPr="001C7739">
        <w:rPr>
          <w:rFonts w:cs="Courier New"/>
          <w:color w:val="C4C7C5"/>
        </w:rPr>
        <w:t>discount_code</w:t>
      </w:r>
      <w:r w:rsidRPr="001C7739">
        <w:t xml:space="preserve"> (할인 코드), </w:t>
      </w:r>
      <w:r w:rsidRPr="001C7739">
        <w:rPr>
          <w:rFonts w:cs="Courier New"/>
          <w:color w:val="C4C7C5"/>
        </w:rPr>
        <w:t>channel</w:t>
      </w:r>
      <w:r w:rsidRPr="001C7739">
        <w:t>이 예측치</w:t>
      </w:r>
      <w:r w:rsidR="009A3307" w:rsidRPr="001C7739">
        <w:t xml:space="preserve"> </w:t>
      </w:r>
      <w:r w:rsidRPr="001C7739">
        <w:t>상승(↑)</w:t>
      </w:r>
      <w:r w:rsidR="009A3307" w:rsidRPr="001C7739">
        <w:t xml:space="preserve"> </w:t>
      </w:r>
      <w:r w:rsidRPr="001C7739">
        <w:t xml:space="preserve">에 기여했지만, 재고 관련 요인인 </w:t>
      </w:r>
      <w:r w:rsidRPr="001C7739">
        <w:rPr>
          <w:rFonts w:cs="Courier New"/>
          <w:color w:val="C4C7C5"/>
        </w:rPr>
        <w:t>inventory_buffer</w:t>
      </w:r>
      <w:r w:rsidRPr="001C7739">
        <w:t xml:space="preserve">는 영향력이 </w:t>
      </w:r>
      <w:r w:rsidRPr="001C7739">
        <w:rPr>
          <w:b/>
          <w:bCs/>
        </w:rPr>
        <w:t>약했습니다</w:t>
      </w:r>
      <w:r w:rsidRPr="001C7739">
        <w:t>.</w:t>
      </w:r>
    </w:p>
    <w:p w14:paraId="40D0D565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지역 사례 (Local Case(s)):</w:t>
      </w:r>
      <w:r w:rsidRPr="001C7739">
        <w:t xml:space="preserve"> </w:t>
      </w:r>
      <w:r w:rsidRPr="001C7739">
        <w:rPr>
          <w:rFonts w:cs="Courier New"/>
          <w:color w:val="C4C7C5"/>
        </w:rPr>
        <w:t>wk_2025-W50</w:t>
      </w:r>
      <w:r w:rsidRPr="001C7739">
        <w:t xml:space="preserve"> 주간에서는 </w:t>
      </w:r>
      <w:r w:rsidRPr="001C7739">
        <w:rPr>
          <w:b/>
          <w:bCs/>
        </w:rPr>
        <w:t>텍스트 길이가 판매 예측 상승을 주도</w:t>
      </w:r>
      <w:r w:rsidRPr="001C7739">
        <w:t xml:space="preserve">했으며, </w:t>
      </w:r>
      <w:r w:rsidRPr="001C7739">
        <w:rPr>
          <w:rFonts w:cs="Courier New"/>
          <w:color w:val="C4C7C5"/>
        </w:rPr>
        <w:t>wk_2025-W51</w:t>
      </w:r>
      <w:r w:rsidRPr="001C7739">
        <w:t xml:space="preserve"> 주간에서는 할인 코드가 </w:t>
      </w:r>
      <w:r w:rsidRPr="001C7739">
        <w:rPr>
          <w:b/>
          <w:bCs/>
        </w:rPr>
        <w:t>잘못 구문 분석</w:t>
      </w:r>
      <w:r w:rsidRPr="001C7739">
        <w:t>되는 문제가 발견되었습니다.</w:t>
      </w:r>
    </w:p>
    <w:p w14:paraId="26976A0C" w14:textId="77777777" w:rsidR="0025378A" w:rsidRPr="001C7739" w:rsidRDefault="0025378A" w:rsidP="00501009">
      <w:r w:rsidRPr="001C7739">
        <w:t xml:space="preserve">• </w:t>
      </w:r>
      <w:r w:rsidRPr="001C7739">
        <w:rPr>
          <w:b/>
          <w:bCs/>
        </w:rPr>
        <w:t>정렬 확인 (Alignment Check):</w:t>
      </w:r>
      <w:r w:rsidRPr="001C7739">
        <w:t xml:space="preserve"> 모델이 </w:t>
      </w:r>
      <w:r w:rsidRPr="001C7739">
        <w:rPr>
          <w:b/>
          <w:bCs/>
        </w:rPr>
        <w:t>"정렬 불일치"</w:t>
      </w:r>
      <w:r w:rsidRPr="001C7739">
        <w:t xml:space="preserve"> 상태로 평가되었습니다. 텍스트 길이가 길다고 해서 판매량이 높아지는 것은 아니며, 모델이 텍스트 길이를 '프로모션 품질'의</w:t>
      </w:r>
      <w:r w:rsidR="009A3307" w:rsidRPr="001C7739">
        <w:t xml:space="preserve"> </w:t>
      </w:r>
      <w:r w:rsidRPr="001C7739">
        <w:t>대리 지표(proxies)</w:t>
      </w:r>
      <w:r w:rsidR="009A3307" w:rsidRPr="001C7739">
        <w:t xml:space="preserve"> </w:t>
      </w:r>
      <w:r w:rsidRPr="001C7739">
        <w:t>로 오인했기 때문입니다.</w:t>
      </w:r>
    </w:p>
    <w:p w14:paraId="19CC067C" w14:textId="77777777" w:rsidR="0025378A" w:rsidRPr="001C7739" w:rsidRDefault="0025378A" w:rsidP="00501009">
      <w:r w:rsidRPr="001C7739">
        <w:lastRenderedPageBreak/>
        <w:t xml:space="preserve">• </w:t>
      </w:r>
      <w:r w:rsidRPr="001C7739">
        <w:rPr>
          <w:b/>
          <w:bCs/>
        </w:rPr>
        <w:t>결정 활용 (Decision Use):</w:t>
      </w:r>
      <w:r w:rsidRPr="001C7739">
        <w:t xml:space="preserve"> 데이터의 비일관성을 막기 위해, 프로모션 필드 입력 시 데이터 정합성을 강제하는</w:t>
      </w:r>
      <w:r w:rsidR="009A3307" w:rsidRPr="001C7739">
        <w:t xml:space="preserve"> </w:t>
      </w:r>
      <w:r w:rsidRPr="001C7739">
        <w:t>"프로모션 정리 장치(promo sanitizer)를 의무화"</w:t>
      </w:r>
      <w:r w:rsidR="009A3307" w:rsidRPr="001C7739">
        <w:t xml:space="preserve"> </w:t>
      </w:r>
      <w:r w:rsidRPr="001C7739">
        <w:t xml:space="preserve">했습니다. 또한, 예측에 필수적인 프로모션 필드가 누락된 경우 모델 예측을 신뢰하지 않고 </w:t>
      </w:r>
      <w:r w:rsidRPr="001C7739">
        <w:rPr>
          <w:b/>
          <w:bCs/>
        </w:rPr>
        <w:t>기권(abstain) 처리</w:t>
      </w:r>
      <w:r w:rsidRPr="001C7739">
        <w:t>하도록 규칙을 추가했습니다.</w:t>
      </w:r>
    </w:p>
    <w:p w14:paraId="43217865" w14:textId="77777777" w:rsidR="0025378A" w:rsidRPr="001C7739" w:rsidRDefault="0025378A" w:rsidP="00501009"/>
    <w:p w14:paraId="7614A11E" w14:textId="77777777" w:rsidR="0025378A" w:rsidRPr="0025378A" w:rsidRDefault="0025378A" w:rsidP="00501009"/>
    <w:p w14:paraId="1075E15B" w14:textId="77777777" w:rsidR="0025378A" w:rsidRDefault="0025378A" w:rsidP="00501009">
      <w:pPr>
        <w:pStyle w:val="2"/>
      </w:pPr>
      <w:bookmarkStart w:id="4" w:name="_Toc211499934"/>
      <w:r w:rsidRPr="0025378A">
        <w:rPr>
          <w:rFonts w:hint="eastAsia"/>
        </w:rPr>
        <w:t>적대적 공격 및 실패 봉쇄 로그</w:t>
      </w:r>
      <w:bookmarkEnd w:id="4"/>
    </w:p>
    <w:tbl>
      <w:tblPr>
        <w:tblW w:w="14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613"/>
        <w:gridCol w:w="1588"/>
        <w:gridCol w:w="1452"/>
        <w:gridCol w:w="750"/>
        <w:gridCol w:w="2112"/>
        <w:gridCol w:w="2127"/>
        <w:gridCol w:w="3118"/>
      </w:tblGrid>
      <w:tr w:rsidR="001167F7" w:rsidRPr="001C7739" w14:paraId="273D833F" w14:textId="77777777" w:rsidTr="0F288844">
        <w:tc>
          <w:tcPr>
            <w:tcW w:w="1572" w:type="dxa"/>
            <w:vAlign w:val="center"/>
            <w:hideMark/>
          </w:tcPr>
          <w:p w14:paraId="15531170" w14:textId="77777777" w:rsidR="001167F7" w:rsidRPr="001C7739" w:rsidRDefault="001167F7" w:rsidP="00501009">
            <w:r w:rsidRPr="001C7739">
              <w:t>Attack / Stressor</w:t>
            </w:r>
          </w:p>
        </w:tc>
        <w:tc>
          <w:tcPr>
            <w:tcW w:w="1613" w:type="dxa"/>
            <w:vAlign w:val="center"/>
            <w:hideMark/>
          </w:tcPr>
          <w:p w14:paraId="2ED0C410" w14:textId="77777777" w:rsidR="001167F7" w:rsidRPr="001C7739" w:rsidRDefault="001167F7" w:rsidP="00501009">
            <w:r w:rsidRPr="001C7739">
              <w:t>Technique</w:t>
            </w:r>
          </w:p>
        </w:tc>
        <w:tc>
          <w:tcPr>
            <w:tcW w:w="1588" w:type="dxa"/>
            <w:vAlign w:val="center"/>
            <w:hideMark/>
          </w:tcPr>
          <w:p w14:paraId="19FE7381" w14:textId="77777777" w:rsidR="001167F7" w:rsidRPr="001C7739" w:rsidRDefault="001167F7" w:rsidP="00501009">
            <w:r w:rsidRPr="001C7739">
              <w:t>Effect on Metric</w:t>
            </w:r>
          </w:p>
        </w:tc>
        <w:tc>
          <w:tcPr>
            <w:tcW w:w="1452" w:type="dxa"/>
            <w:vAlign w:val="center"/>
            <w:hideMark/>
          </w:tcPr>
          <w:p w14:paraId="51A1DF99" w14:textId="77777777" w:rsidR="001167F7" w:rsidRPr="001C7739" w:rsidRDefault="001167F7" w:rsidP="00501009">
            <w:r w:rsidRPr="001C7739">
              <w:t>Containment Action</w:t>
            </w:r>
          </w:p>
        </w:tc>
        <w:tc>
          <w:tcPr>
            <w:tcW w:w="750" w:type="dxa"/>
            <w:vAlign w:val="center"/>
            <w:hideMark/>
          </w:tcPr>
          <w:p w14:paraId="4A0BD237" w14:textId="77777777" w:rsidR="001167F7" w:rsidRPr="001C7739" w:rsidRDefault="001167F7" w:rsidP="00501009">
            <w:r w:rsidRPr="001C7739">
              <w:t>Status</w:t>
            </w:r>
          </w:p>
        </w:tc>
        <w:tc>
          <w:tcPr>
            <w:tcW w:w="2112" w:type="dxa"/>
            <w:vAlign w:val="center"/>
            <w:hideMark/>
          </w:tcPr>
          <w:p w14:paraId="428C5575" w14:textId="77777777" w:rsidR="001167F7" w:rsidRPr="001C7739" w:rsidRDefault="001167F7" w:rsidP="00501009">
            <w:r w:rsidRPr="001C7739">
              <w:t>Evidence [A/B/O]</w:t>
            </w:r>
          </w:p>
        </w:tc>
        <w:tc>
          <w:tcPr>
            <w:tcW w:w="2127" w:type="dxa"/>
            <w:vAlign w:val="center"/>
            <w:hideMark/>
          </w:tcPr>
          <w:p w14:paraId="1CB73C4D" w14:textId="77777777" w:rsidR="001167F7" w:rsidRPr="001C7739" w:rsidRDefault="001167F7" w:rsidP="00501009">
            <w:r w:rsidRPr="001C7739">
              <w:t>Trust Principle(s)</w:t>
            </w:r>
          </w:p>
        </w:tc>
        <w:tc>
          <w:tcPr>
            <w:tcW w:w="3118" w:type="dxa"/>
            <w:vAlign w:val="center"/>
            <w:hideMark/>
          </w:tcPr>
          <w:p w14:paraId="3C9124CC" w14:textId="77777777" w:rsidR="001167F7" w:rsidRPr="001C7739" w:rsidRDefault="001167F7" w:rsidP="00501009">
            <w:r w:rsidRPr="001C7739">
              <w:t>Notes</w:t>
            </w:r>
          </w:p>
        </w:tc>
      </w:tr>
      <w:tr w:rsidR="001167F7" w:rsidRPr="001C7739" w14:paraId="10AAFB67" w14:textId="77777777" w:rsidTr="0F288844">
        <w:tc>
          <w:tcPr>
            <w:tcW w:w="1572" w:type="dxa"/>
            <w:vAlign w:val="center"/>
            <w:hideMark/>
          </w:tcPr>
          <w:p w14:paraId="00E129D1" w14:textId="1118FEA1" w:rsidR="001167F7" w:rsidRPr="001C7739" w:rsidRDefault="0F288844" w:rsidP="00501009">
            <w:r w:rsidRPr="0F288844">
              <w:t>ADV-001(문자 교란 공격)</w:t>
            </w:r>
          </w:p>
          <w:p w14:paraId="7DE0D941" w14:textId="07F489F8" w:rsidR="001167F7" w:rsidRPr="001C7739" w:rsidRDefault="0F288844" w:rsidP="00501009">
            <w:r w:rsidRPr="0F288844">
              <w:t>[IMPACT-002]</w:t>
            </w:r>
          </w:p>
        </w:tc>
        <w:tc>
          <w:tcPr>
            <w:tcW w:w="1613" w:type="dxa"/>
            <w:vAlign w:val="center"/>
            <w:hideMark/>
          </w:tcPr>
          <w:p w14:paraId="35FB9CDB" w14:textId="137AB3B0" w:rsidR="001167F7" w:rsidRPr="001C7739" w:rsidRDefault="40CC65AE" w:rsidP="00501009">
            <w:r w:rsidRPr="40CC65AE">
              <w:t>Null 문자, 제로 폭 공백 삽입 또는 Leet Speak을 통해 모델의 토큰화 방해</w:t>
            </w:r>
          </w:p>
        </w:tc>
        <w:tc>
          <w:tcPr>
            <w:tcW w:w="1588" w:type="dxa"/>
            <w:vAlign w:val="center"/>
            <w:hideMark/>
          </w:tcPr>
          <w:p w14:paraId="10BD5C59" w14:textId="4DB23BB0" w:rsidR="001167F7" w:rsidRPr="001C7739" w:rsidRDefault="40CC65AE" w:rsidP="00501009">
            <w:r w:rsidRPr="40CC65AE">
              <w:t>유해 콘텐츠 미탐(FN) 증가. 초기 공격 성공률 15%</w:t>
            </w:r>
          </w:p>
        </w:tc>
        <w:tc>
          <w:tcPr>
            <w:tcW w:w="1452" w:type="dxa"/>
            <w:vAlign w:val="center"/>
            <w:hideMark/>
          </w:tcPr>
          <w:p w14:paraId="4B8C6D31" w14:textId="1A600053" w:rsidR="001167F7" w:rsidRPr="001C7739" w:rsidRDefault="40CC65AE" w:rsidP="00501009">
            <w:r w:rsidRPr="40CC65AE">
              <w:rPr>
                <w:b/>
                <w:bCs/>
              </w:rPr>
              <w:t>텍스트 정규화 파이프라인</w:t>
            </w:r>
            <w:r w:rsidRPr="40CC65AE">
              <w:t xml:space="preserve"> (Guardrail2) 적용 및 비가시 문자 제거</w:t>
            </w:r>
          </w:p>
        </w:tc>
        <w:tc>
          <w:tcPr>
            <w:tcW w:w="750" w:type="dxa"/>
            <w:vAlign w:val="center"/>
            <w:hideMark/>
          </w:tcPr>
          <w:p w14:paraId="6545C6BE" w14:textId="15E12409" w:rsidR="001167F7" w:rsidRPr="001C7739" w:rsidRDefault="40CC65AE" w:rsidP="00501009">
            <w:r w:rsidRPr="40CC65AE">
              <w:t>PASS (Evasion Rate 0.8%로 봉쇄)</w:t>
            </w:r>
          </w:p>
        </w:tc>
        <w:tc>
          <w:tcPr>
            <w:tcW w:w="2112" w:type="dxa"/>
            <w:vAlign w:val="center"/>
            <w:hideMark/>
          </w:tcPr>
          <w:p w14:paraId="1952BCD3" w14:textId="34861258" w:rsidR="001167F7" w:rsidRPr="001C7739" w:rsidRDefault="40CC65AE" w:rsidP="00501009">
            <w:r w:rsidRPr="40CC65AE">
              <w:t>log/adv_char_norm.csv [O]</w:t>
            </w:r>
          </w:p>
          <w:p w14:paraId="40E64DFA" w14:textId="61F09DF9" w:rsidR="001167F7" w:rsidRPr="001C7739" w:rsidRDefault="001167F7" w:rsidP="00501009"/>
        </w:tc>
        <w:tc>
          <w:tcPr>
            <w:tcW w:w="2127" w:type="dxa"/>
            <w:vAlign w:val="center"/>
            <w:hideMark/>
          </w:tcPr>
          <w:p w14:paraId="5E4A3953" w14:textId="3E544A1F" w:rsidR="001167F7" w:rsidRPr="001C7739" w:rsidRDefault="40CC65AE" w:rsidP="00501009">
            <w:r w:rsidRPr="40CC65AE">
              <w:t>모델이 약속대로 돌아감 (Robustness)</w:t>
            </w:r>
          </w:p>
        </w:tc>
        <w:tc>
          <w:tcPr>
            <w:tcW w:w="3118" w:type="dxa"/>
            <w:vAlign w:val="center"/>
            <w:hideMark/>
          </w:tcPr>
          <w:p w14:paraId="60860642" w14:textId="5ACEA56F" w:rsidR="001167F7" w:rsidRPr="001C7739" w:rsidRDefault="40CC65AE" w:rsidP="00501009">
            <w:r w:rsidRPr="40CC65AE">
              <w:t>Guardrail 2 (데이터 통제)의 효과 입증</w:t>
            </w:r>
          </w:p>
        </w:tc>
      </w:tr>
      <w:tr w:rsidR="001167F7" w:rsidRPr="001C7739" w14:paraId="29CC9034" w14:textId="77777777" w:rsidTr="0F288844">
        <w:trPr>
          <w:trHeight w:val="300"/>
        </w:trPr>
        <w:tc>
          <w:tcPr>
            <w:tcW w:w="1572" w:type="dxa"/>
            <w:vAlign w:val="center"/>
            <w:hideMark/>
          </w:tcPr>
          <w:p w14:paraId="02A3B0EE" w14:textId="27968932" w:rsidR="001167F7" w:rsidRPr="001C7739" w:rsidRDefault="0F288844" w:rsidP="00501009">
            <w:r w:rsidRPr="0F288844">
              <w:t>ADV-002 (의미적 우회 공격)</w:t>
            </w:r>
          </w:p>
          <w:p w14:paraId="69350222" w14:textId="7A746A66" w:rsidR="001167F7" w:rsidRPr="001C7739" w:rsidRDefault="0F288844" w:rsidP="00501009">
            <w:r w:rsidRPr="0F288844">
              <w:t>[IMPACT-002]</w:t>
            </w:r>
          </w:p>
        </w:tc>
        <w:tc>
          <w:tcPr>
            <w:tcW w:w="1613" w:type="dxa"/>
            <w:vAlign w:val="center"/>
            <w:hideMark/>
          </w:tcPr>
          <w:p w14:paraId="319FC9B7" w14:textId="707E701D" w:rsidR="001167F7" w:rsidRPr="001C7739" w:rsidRDefault="40CC65AE" w:rsidP="00501009">
            <w:r w:rsidRPr="40CC65AE">
              <w:t>복잡한 은어, 비유, 고맥락적 표현 사용을 통한 의미론적 회피</w:t>
            </w:r>
          </w:p>
        </w:tc>
        <w:tc>
          <w:tcPr>
            <w:tcW w:w="1588" w:type="dxa"/>
            <w:vAlign w:val="center"/>
            <w:hideMark/>
          </w:tcPr>
          <w:p w14:paraId="5A0A3284" w14:textId="3E5FE96A" w:rsidR="001167F7" w:rsidRPr="001C7739" w:rsidRDefault="40CC65AE" w:rsidP="00501009">
            <w:r w:rsidRPr="40CC65AE">
              <w:t>유해 콘텐츠 미탐(FN) 증가. 신규 은어 공격 성공률 1.5%</w:t>
            </w:r>
          </w:p>
        </w:tc>
        <w:tc>
          <w:tcPr>
            <w:tcW w:w="1452" w:type="dxa"/>
            <w:vAlign w:val="center"/>
            <w:hideMark/>
          </w:tcPr>
          <w:p w14:paraId="5440E544" w14:textId="4454C480" w:rsidR="001167F7" w:rsidRPr="001C7739" w:rsidRDefault="40CC65AE" w:rsidP="00501009">
            <w:r w:rsidRPr="40CC65AE">
              <w:rPr>
                <w:b/>
                <w:bCs/>
              </w:rPr>
              <w:t xml:space="preserve">컨텍스트 설명 Attestation </w:t>
            </w:r>
            <w:r w:rsidRPr="40CC65AE">
              <w:t>(Guardrail3) 활성화 후, 신뢰도 낮은 사례를 운영자 리뷰 큐로 전송</w:t>
            </w:r>
          </w:p>
        </w:tc>
        <w:tc>
          <w:tcPr>
            <w:tcW w:w="750" w:type="dxa"/>
            <w:vAlign w:val="center"/>
            <w:hideMark/>
          </w:tcPr>
          <w:p w14:paraId="75BE71A5" w14:textId="2A55BDE5" w:rsidR="001167F7" w:rsidRPr="001C7739" w:rsidRDefault="40CC65AE" w:rsidP="00501009">
            <w:r w:rsidRPr="40CC65AE">
              <w:t>PARTIAL PASS (운영자 개입을 통해 실패</w:t>
            </w:r>
          </w:p>
          <w:p w14:paraId="58A85072" w14:textId="2D8BE110" w:rsidR="001167F7" w:rsidRPr="001C7739" w:rsidRDefault="40CC65AE" w:rsidP="00501009">
            <w:r w:rsidRPr="40CC65AE">
              <w:t>봉쇄)</w:t>
            </w:r>
          </w:p>
        </w:tc>
        <w:tc>
          <w:tcPr>
            <w:tcW w:w="2112" w:type="dxa"/>
            <w:vAlign w:val="center"/>
            <w:hideMark/>
          </w:tcPr>
          <w:p w14:paraId="6CCE1BE2" w14:textId="0C22AC2D" w:rsidR="001167F7" w:rsidRPr="001C7739" w:rsidRDefault="40CC65AE" w:rsidP="00501009">
            <w:r w:rsidRPr="40CC65AE">
              <w:t>log/adv_semantic_attest.csv [O]</w:t>
            </w:r>
          </w:p>
          <w:p w14:paraId="4C231116" w14:textId="7EDBE4DB" w:rsidR="001167F7" w:rsidRPr="001C7739" w:rsidRDefault="001167F7" w:rsidP="00501009"/>
        </w:tc>
        <w:tc>
          <w:tcPr>
            <w:tcW w:w="2127" w:type="dxa"/>
            <w:vAlign w:val="center"/>
            <w:hideMark/>
          </w:tcPr>
          <w:p w14:paraId="00E9D5E4" w14:textId="05051D9C" w:rsidR="001167F7" w:rsidRPr="001C7739" w:rsidRDefault="40CC65AE" w:rsidP="00501009">
            <w:r w:rsidRPr="40CC65AE">
              <w:t>모델설명가능성 (Explainability),</w:t>
            </w:r>
          </w:p>
          <w:p w14:paraId="78535381" w14:textId="16EFF9E9" w:rsidR="001167F7" w:rsidRPr="001C7739" w:rsidRDefault="40CC65AE" w:rsidP="00501009">
            <w:r w:rsidRPr="40CC65AE">
              <w:t>모델개발자 (Accountability)</w:t>
            </w:r>
          </w:p>
        </w:tc>
        <w:tc>
          <w:tcPr>
            <w:tcW w:w="3118" w:type="dxa"/>
            <w:vAlign w:val="center"/>
            <w:hideMark/>
          </w:tcPr>
          <w:p w14:paraId="2FB765E3" w14:textId="36F5C0DE" w:rsidR="001167F7" w:rsidRPr="001C7739" w:rsidRDefault="40CC65AE" w:rsidP="00501009">
            <w:r w:rsidRPr="40CC65AE">
              <w:t>Guardrail 3 (설명 가능성)을 통해 신규 위험 벡터 식별 및 재학습 데이터로 피드백됨</w:t>
            </w:r>
          </w:p>
        </w:tc>
      </w:tr>
      <w:tr w:rsidR="001167F7" w:rsidRPr="001C7739" w14:paraId="3B3E3378" w14:textId="77777777" w:rsidTr="0F288844">
        <w:tc>
          <w:tcPr>
            <w:tcW w:w="1572" w:type="dxa"/>
            <w:vAlign w:val="center"/>
            <w:hideMark/>
          </w:tcPr>
          <w:p w14:paraId="3E1FDEC2" w14:textId="76A2CCAB" w:rsidR="001167F7" w:rsidRPr="001C7739" w:rsidRDefault="0F288844" w:rsidP="00501009">
            <w:r w:rsidRPr="0F288844">
              <w:t>ADV-003 (다국어 오판 공격)</w:t>
            </w:r>
          </w:p>
          <w:p w14:paraId="27C4F375" w14:textId="18C8B864" w:rsidR="001167F7" w:rsidRPr="001C7739" w:rsidRDefault="0F288844" w:rsidP="00501009">
            <w:r w:rsidRPr="0F288844">
              <w:lastRenderedPageBreak/>
              <w:t>[IMPACT-004]</w:t>
            </w:r>
          </w:p>
        </w:tc>
        <w:tc>
          <w:tcPr>
            <w:tcW w:w="1613" w:type="dxa"/>
            <w:vAlign w:val="center"/>
            <w:hideMark/>
          </w:tcPr>
          <w:p w14:paraId="49BC9DCE" w14:textId="3C004126" w:rsidR="001167F7" w:rsidRPr="001C7739" w:rsidRDefault="40CC65AE" w:rsidP="00501009">
            <w:r w:rsidRPr="40CC65AE">
              <w:lastRenderedPageBreak/>
              <w:t xml:space="preserve">한국어/영어/러시아어 문자 혼합 </w:t>
            </w:r>
            <w:r w:rsidRPr="40CC65AE">
              <w:lastRenderedPageBreak/>
              <w:t>또는 유사 발음 문자를 사용하여 정상 문장을 유해하게 오탐(FP) 유도</w:t>
            </w:r>
          </w:p>
        </w:tc>
        <w:tc>
          <w:tcPr>
            <w:tcW w:w="1588" w:type="dxa"/>
            <w:vAlign w:val="center"/>
            <w:hideMark/>
          </w:tcPr>
          <w:p w14:paraId="63FEBA8E" w14:textId="6C25F850" w:rsidR="001167F7" w:rsidRPr="001C7739" w:rsidRDefault="40CC65AE" w:rsidP="00501009">
            <w:r w:rsidRPr="40CC65AE">
              <w:lastRenderedPageBreak/>
              <w:t xml:space="preserve">다국어 슬라이스 오탐(FP) 증가. </w:t>
            </w:r>
            <w:r w:rsidRPr="40CC65AE">
              <w:lastRenderedPageBreak/>
              <w:t>초기 FP 공격 성공률 3.0%</w:t>
            </w:r>
          </w:p>
        </w:tc>
        <w:tc>
          <w:tcPr>
            <w:tcW w:w="1452" w:type="dxa"/>
            <w:vAlign w:val="center"/>
            <w:hideMark/>
          </w:tcPr>
          <w:p w14:paraId="3E47C7CE" w14:textId="31CE445A" w:rsidR="001167F7" w:rsidRPr="001C7739" w:rsidRDefault="40CC65AE" w:rsidP="00501009">
            <w:r w:rsidRPr="40CC65AE">
              <w:rPr>
                <w:b/>
                <w:bCs/>
              </w:rPr>
              <w:lastRenderedPageBreak/>
              <w:t xml:space="preserve">LID(Language Identification) </w:t>
            </w:r>
            <w:r w:rsidRPr="40CC65AE">
              <w:rPr>
                <w:b/>
                <w:bCs/>
              </w:rPr>
              <w:lastRenderedPageBreak/>
              <w:t xml:space="preserve">필터 </w:t>
            </w:r>
            <w:r w:rsidRPr="40CC65AE">
              <w:t>(Guardrail 2)를 최전방에 적용하여 언어 분리 후 보정 모델로 전달</w:t>
            </w:r>
          </w:p>
        </w:tc>
        <w:tc>
          <w:tcPr>
            <w:tcW w:w="750" w:type="dxa"/>
            <w:vAlign w:val="center"/>
            <w:hideMark/>
          </w:tcPr>
          <w:p w14:paraId="3BC05EC0" w14:textId="5D45F17C" w:rsidR="001167F7" w:rsidRPr="001C7739" w:rsidRDefault="40CC65AE" w:rsidP="00501009">
            <w:r w:rsidRPr="40CC65AE">
              <w:lastRenderedPageBreak/>
              <w:t>PASS (FP</w:t>
            </w:r>
          </w:p>
          <w:p w14:paraId="45BE5D94" w14:textId="58CBB930" w:rsidR="001167F7" w:rsidRPr="001C7739" w:rsidRDefault="40CC65AE" w:rsidP="00501009">
            <w:r w:rsidRPr="40CC65AE">
              <w:lastRenderedPageBreak/>
              <w:t>공격률 0.5% 미만으로</w:t>
            </w:r>
          </w:p>
          <w:p w14:paraId="62C90B17" w14:textId="0872D10B" w:rsidR="001167F7" w:rsidRPr="001C7739" w:rsidRDefault="40CC65AE" w:rsidP="00501009">
            <w:r w:rsidRPr="40CC65AE">
              <w:t>봉쇄)</w:t>
            </w:r>
          </w:p>
        </w:tc>
        <w:tc>
          <w:tcPr>
            <w:tcW w:w="2112" w:type="dxa"/>
            <w:vAlign w:val="center"/>
            <w:hideMark/>
          </w:tcPr>
          <w:p w14:paraId="3786E0D9" w14:textId="20B062E7" w:rsidR="001167F7" w:rsidRPr="001C7739" w:rsidRDefault="40CC65AE" w:rsidP="00501009">
            <w:r w:rsidRPr="40CC65AE">
              <w:lastRenderedPageBreak/>
              <w:t>log/adv_multilang_fp.csv [O]</w:t>
            </w:r>
          </w:p>
          <w:p w14:paraId="55BB68B7" w14:textId="054274ED" w:rsidR="001167F7" w:rsidRPr="001C7739" w:rsidRDefault="001167F7" w:rsidP="00501009"/>
        </w:tc>
        <w:tc>
          <w:tcPr>
            <w:tcW w:w="2127" w:type="dxa"/>
            <w:vAlign w:val="center"/>
            <w:hideMark/>
          </w:tcPr>
          <w:p w14:paraId="11AD1BE2" w14:textId="080CF27C" w:rsidR="001167F7" w:rsidRPr="001C7739" w:rsidRDefault="40CC65AE" w:rsidP="00501009">
            <w:r w:rsidRPr="40CC65AE">
              <w:t>모델이 약속대로 돌아감 (Robustness), 공정</w:t>
            </w:r>
            <w:r w:rsidRPr="40CC65AE">
              <w:lastRenderedPageBreak/>
              <w:t>성 (Fairness)</w:t>
            </w:r>
          </w:p>
        </w:tc>
        <w:tc>
          <w:tcPr>
            <w:tcW w:w="3118" w:type="dxa"/>
            <w:vAlign w:val="center"/>
            <w:hideMark/>
          </w:tcPr>
          <w:p w14:paraId="39137A0E" w14:textId="581CF333" w:rsidR="001167F7" w:rsidRPr="001C7739" w:rsidRDefault="40CC65AE" w:rsidP="00501009">
            <w:r w:rsidRPr="40CC65AE">
              <w:lastRenderedPageBreak/>
              <w:t>Guardrail 2 (LID 필터)를 통한 비-한국어 토큰의 과신 문제 완화</w:t>
            </w:r>
          </w:p>
        </w:tc>
      </w:tr>
    </w:tbl>
    <w:p w14:paraId="5C4947E7" w14:textId="77777777" w:rsidR="001167F7" w:rsidRPr="001C7739" w:rsidRDefault="001167F7" w:rsidP="00501009"/>
    <w:p w14:paraId="0258436F" w14:textId="77777777" w:rsidR="001167F7" w:rsidRPr="001C7739" w:rsidRDefault="001167F7" w:rsidP="00501009">
      <w:r w:rsidRPr="001C7739">
        <w:t>이 표의 각 행은 모델 유형(텍스트, 이미지, 표 형식)별로 시스템을 망가뜨리는 시나리오(Attack / Stressor)와 이에 대한 방어 전략(Containment Action)을 보여줍니다.</w:t>
      </w:r>
    </w:p>
    <w:p w14:paraId="0F1FBCFD" w14:textId="77777777" w:rsidR="009A3307" w:rsidRPr="001C7739" w:rsidRDefault="009A3307" w:rsidP="00501009"/>
    <w:p w14:paraId="4FA1EA36" w14:textId="77777777" w:rsidR="001167F7" w:rsidRPr="001C7739" w:rsidRDefault="001167F7" w:rsidP="00501009">
      <w:r w:rsidRPr="001C7739">
        <w:t>1. 텍스트 — 부정문 반전 (Negation Flip)</w:t>
      </w:r>
    </w:p>
    <w:p w14:paraId="11A30238" w14:textId="77777777" w:rsidR="001167F7" w:rsidRPr="001C7739" w:rsidRDefault="001167F7" w:rsidP="00501009">
      <w:r w:rsidRPr="001C7739">
        <w:t xml:space="preserve">• </w:t>
      </w:r>
      <w:r w:rsidRPr="001C7739">
        <w:rPr>
          <w:b/>
          <w:bCs/>
        </w:rPr>
        <w:t>공격 시나리오:</w:t>
      </w:r>
      <w:r w:rsidRPr="001C7739">
        <w:t xml:space="preserve"> 텍스트 분류 모델이 야간 채팅 스레드(Night threads)에서 'threat verbs' (위협 동사) 앞에 "not"이나 "never" 같은 부정 단어를 삽입하는 방식으로 공격받았습니다. 모델이 부정문을 제대로 이해하지 못하고 긍정으로 잘못 해석하게 됩니다.</w:t>
      </w:r>
    </w:p>
    <w:p w14:paraId="3598E7B3" w14:textId="77777777" w:rsidR="001167F7" w:rsidRPr="001C7739" w:rsidRDefault="001167F7" w:rsidP="00501009">
      <w:r w:rsidRPr="001C7739">
        <w:t xml:space="preserve">• </w:t>
      </w:r>
      <w:r w:rsidRPr="001C7739">
        <w:rPr>
          <w:b/>
          <w:bCs/>
        </w:rPr>
        <w:t>지표에 미치는 영향:</w:t>
      </w:r>
      <w:r w:rsidRPr="001C7739">
        <w:t xml:space="preserve"> 이 공격으로 인해</w:t>
      </w:r>
      <w:r w:rsidR="009A3307" w:rsidRPr="001C7739">
        <w:t xml:space="preserve"> </w:t>
      </w:r>
      <w:r w:rsidRPr="001C7739">
        <w:t>재현율(Recall)</w:t>
      </w:r>
      <w:r w:rsidR="009A3307" w:rsidRPr="001C7739">
        <w:t xml:space="preserve"> </w:t>
      </w:r>
      <w:r w:rsidRPr="001C7739">
        <w:t>이 0.07 감소했으며, 이는</w:t>
      </w:r>
      <w:r w:rsidR="009A3307" w:rsidRPr="001C7739">
        <w:t xml:space="preserve"> </w:t>
      </w:r>
      <w:r w:rsidRPr="001C7739">
        <w:t>오분류된 부정 사례(False Negatives, FN)</w:t>
      </w:r>
      <w:r w:rsidR="009A3307" w:rsidRPr="001C7739">
        <w:t xml:space="preserve"> </w:t>
      </w:r>
      <w:r w:rsidRPr="001C7739">
        <w:t>가 야간 슬라이스에서 18% 증가했음을 의미합니다.</w:t>
      </w:r>
    </w:p>
    <w:p w14:paraId="45FD9133" w14:textId="77777777" w:rsidR="001167F7" w:rsidRPr="001C7739" w:rsidRDefault="001167F7" w:rsidP="00501009">
      <w:r w:rsidRPr="001C7739">
        <w:t>• 봉쇄 조치:</w:t>
      </w:r>
    </w:p>
    <w:p w14:paraId="2BB81CD5" w14:textId="77777777" w:rsidR="001167F7" w:rsidRPr="001C7739" w:rsidRDefault="00701E0D" w:rsidP="00501009">
      <w:r>
        <w:t xml:space="preserve"> </w:t>
      </w:r>
      <w:r w:rsidR="001167F7" w:rsidRPr="009A3307">
        <w:rPr>
          <w:rFonts w:ascii="바탕" w:eastAsia="바탕" w:hAnsi="바탕" w:cs="바탕" w:hint="eastAsia"/>
        </w:rPr>
        <w:t>◦</w:t>
      </w:r>
      <w:r w:rsidR="001167F7" w:rsidRPr="001C7739">
        <w:t xml:space="preserve"> </w:t>
      </w:r>
      <w:r w:rsidR="001167F7" w:rsidRPr="001C7739">
        <w:rPr>
          <w:b/>
          <w:bCs/>
        </w:rPr>
        <w:t>예방적 조치:</w:t>
      </w:r>
      <w:r w:rsidR="001167F7" w:rsidRPr="001C7739">
        <w:t xml:space="preserve"> 부정문을 더 잘 이해하는 </w:t>
      </w:r>
      <w:r w:rsidR="001167F7" w:rsidRPr="001C7739">
        <w:rPr>
          <w:b/>
          <w:bCs/>
        </w:rPr>
        <w:t>부정문 인식 토크나이저</w:t>
      </w:r>
      <w:r w:rsidR="001167F7" w:rsidRPr="001C7739">
        <w:t>를 추가합니다.</w:t>
      </w:r>
    </w:p>
    <w:p w14:paraId="5136DFE9" w14:textId="77777777" w:rsidR="001167F7" w:rsidRPr="001C7739" w:rsidRDefault="00701E0D" w:rsidP="00501009">
      <w:r>
        <w:t xml:space="preserve"> </w:t>
      </w:r>
      <w:r w:rsidR="001167F7" w:rsidRPr="009A3307">
        <w:rPr>
          <w:rFonts w:ascii="바탕" w:eastAsia="바탕" w:hAnsi="바탕" w:cs="바탕" w:hint="eastAsia"/>
        </w:rPr>
        <w:t>◦</w:t>
      </w:r>
      <w:r w:rsidR="001167F7" w:rsidRPr="001C7739">
        <w:t xml:space="preserve"> </w:t>
      </w:r>
      <w:r w:rsidR="001167F7" w:rsidRPr="001C7739">
        <w:rPr>
          <w:b/>
          <w:bCs/>
        </w:rPr>
        <w:t>교정적 조치:</w:t>
      </w:r>
      <w:r w:rsidR="001167F7" w:rsidRPr="001C7739">
        <w:t xml:space="preserve"> 위협 구문 근처(±3 토큰)에 부정문이 탐지될 경우, 모델의 예측을 신뢰하지 않고</w:t>
      </w:r>
      <w:r w:rsidR="009A3307" w:rsidRPr="001C7739">
        <w:t xml:space="preserve"> </w:t>
      </w:r>
      <w:r w:rsidR="001167F7" w:rsidRPr="001C7739">
        <w:t>기권(abstain)</w:t>
      </w:r>
      <w:r w:rsidR="009A3307" w:rsidRPr="001C7739">
        <w:t xml:space="preserve"> </w:t>
      </w:r>
      <w:r w:rsidR="001167F7" w:rsidRPr="001C7739">
        <w:t>하도록 설정하여 인간 검토로 넘깁니다.</w:t>
      </w:r>
    </w:p>
    <w:p w14:paraId="4138C0E4" w14:textId="77777777" w:rsidR="001167F7" w:rsidRPr="001C7739" w:rsidRDefault="001167F7" w:rsidP="00501009">
      <w:r w:rsidRPr="001C7739">
        <w:t xml:space="preserve">• </w:t>
      </w:r>
      <w:r w:rsidRPr="001C7739">
        <w:rPr>
          <w:b/>
          <w:bCs/>
        </w:rPr>
        <w:t>신뢰 원칙:</w:t>
      </w:r>
      <w:r w:rsidRPr="001C7739">
        <w:t xml:space="preserve"> 이러한 조치는 모델이 스트레스 상황에서도 오류를 줄여</w:t>
      </w:r>
      <w:r w:rsidR="009A3307" w:rsidRPr="001C7739">
        <w:t xml:space="preserve"> </w:t>
      </w:r>
      <w:r w:rsidRPr="001C7739">
        <w:t>견고성(Robustness)</w:t>
      </w:r>
      <w:r w:rsidR="009A3307" w:rsidRPr="001C7739">
        <w:t xml:space="preserve"> </w:t>
      </w:r>
      <w:r w:rsidRPr="001C7739">
        <w:t>을 지키고, 실패 시 이를 운영적으로 처리하여</w:t>
      </w:r>
      <w:r w:rsidR="009A3307" w:rsidRPr="001C7739">
        <w:t xml:space="preserve"> </w:t>
      </w:r>
      <w:r w:rsidRPr="001C7739">
        <w:t>책임성(Accountability)</w:t>
      </w:r>
      <w:r w:rsidR="009A3307" w:rsidRPr="001C7739">
        <w:t xml:space="preserve"> </w:t>
      </w:r>
      <w:r w:rsidRPr="001C7739">
        <w:t>을 확보합니다.</w:t>
      </w:r>
    </w:p>
    <w:p w14:paraId="394CBD1A" w14:textId="77777777" w:rsidR="009A3307" w:rsidRPr="001C7739" w:rsidRDefault="009A3307" w:rsidP="00501009"/>
    <w:p w14:paraId="4FFF52DB" w14:textId="77777777" w:rsidR="001167F7" w:rsidRPr="001C7739" w:rsidRDefault="001167F7" w:rsidP="00501009">
      <w:r w:rsidRPr="001C7739">
        <w:t>2. 텍스트 — 비꼬는/풍자적 표식어 (Sarcasm/Satire Markers)</w:t>
      </w:r>
    </w:p>
    <w:p w14:paraId="111A6F2F" w14:textId="77777777" w:rsidR="001167F7" w:rsidRPr="001C7739" w:rsidRDefault="001167F7" w:rsidP="00501009">
      <w:r w:rsidRPr="001C7739">
        <w:t xml:space="preserve">• </w:t>
      </w:r>
      <w:r w:rsidRPr="001C7739">
        <w:rPr>
          <w:b/>
          <w:bCs/>
        </w:rPr>
        <w:t>공격 시나리오:</w:t>
      </w:r>
      <w:r w:rsidRPr="001C7739">
        <w:t xml:space="preserve"> 정치-풍자 슬라이스(Politics–Satire slice)에서 역번역(back-translation)이나 이모지 삽입 같은 기법을 사용하여, 독성이 없는 풍</w:t>
      </w:r>
      <w:r w:rsidRPr="001C7739">
        <w:lastRenderedPageBreak/>
        <w:t>자 텍스트가 독성이 있는 것처럼 보이게 만듭니다.</w:t>
      </w:r>
    </w:p>
    <w:p w14:paraId="3E280676" w14:textId="77777777" w:rsidR="001167F7" w:rsidRPr="001C7739" w:rsidRDefault="001167F7" w:rsidP="00501009">
      <w:r w:rsidRPr="001C7739">
        <w:t xml:space="preserve">• </w:t>
      </w:r>
      <w:r w:rsidRPr="001C7739">
        <w:rPr>
          <w:b/>
          <w:bCs/>
        </w:rPr>
        <w:t>지표에 미치는 영향:</w:t>
      </w:r>
      <w:r w:rsidRPr="001C7739">
        <w:t xml:space="preserve"> 이 공격은 독성이 없는 콘텐츠를 독성이라고</w:t>
      </w:r>
      <w:r w:rsidR="009A3307" w:rsidRPr="001C7739">
        <w:t xml:space="preserve"> </w:t>
      </w:r>
      <w:r w:rsidRPr="001C7739">
        <w:t>잘못 판단(False Positives, FP)</w:t>
      </w:r>
      <w:r w:rsidR="009A3307" w:rsidRPr="001C7739">
        <w:t xml:space="preserve"> </w:t>
      </w:r>
      <w:r w:rsidRPr="001C7739">
        <w:t>하게 만들어</w:t>
      </w:r>
      <w:r w:rsidR="009A3307" w:rsidRPr="001C7739">
        <w:t xml:space="preserve"> </w:t>
      </w:r>
      <w:r w:rsidRPr="001C7739">
        <w:t>정밀도(Precision)</w:t>
      </w:r>
      <w:r w:rsidR="009A3307" w:rsidRPr="001C7739">
        <w:t xml:space="preserve"> </w:t>
      </w:r>
      <w:r w:rsidRPr="001C7739">
        <w:t>를 0.05 감소시켰고, FP가 풍자 슬라이스에서 14% 증가했습니다.</w:t>
      </w:r>
    </w:p>
    <w:p w14:paraId="208CB309" w14:textId="77777777" w:rsidR="001167F7" w:rsidRPr="001C7739" w:rsidRDefault="001167F7" w:rsidP="00501009">
      <w:r w:rsidRPr="001C7739">
        <w:t>• 봉쇄 조치:</w:t>
      </w:r>
    </w:p>
    <w:p w14:paraId="50BD35C3" w14:textId="77777777" w:rsidR="001167F7" w:rsidRPr="001C7739" w:rsidRDefault="00701E0D" w:rsidP="00501009">
      <w:r>
        <w:t xml:space="preserve"> </w:t>
      </w:r>
      <w:r w:rsidR="001167F7" w:rsidRPr="009A3307">
        <w:rPr>
          <w:rFonts w:ascii="바탕" w:eastAsia="바탕" w:hAnsi="바탕" w:cs="바탕" w:hint="eastAsia"/>
        </w:rPr>
        <w:t>◦</w:t>
      </w:r>
      <w:r w:rsidR="001167F7" w:rsidRPr="001C7739">
        <w:t xml:space="preserve"> </w:t>
      </w:r>
      <w:r w:rsidR="001167F7" w:rsidRPr="001C7739">
        <w:rPr>
          <w:b/>
          <w:bCs/>
        </w:rPr>
        <w:t>교정적 조치:</w:t>
      </w:r>
      <w:r w:rsidR="001167F7" w:rsidRPr="001C7739">
        <w:t xml:space="preserve"> 모델의 임계값 근처에 있는 입력에서 풍자 어휘 목록이 지배적일 경우, </w:t>
      </w:r>
      <w:r w:rsidR="001167F7" w:rsidRPr="001C7739">
        <w:rPr>
          <w:b/>
          <w:bCs/>
        </w:rPr>
        <w:t>기권</w:t>
      </w:r>
      <w:r w:rsidR="001167F7" w:rsidRPr="001C7739">
        <w:t>하도록 설정합니다.</w:t>
      </w:r>
    </w:p>
    <w:p w14:paraId="05C45D59" w14:textId="77777777" w:rsidR="001167F7" w:rsidRPr="001C7739" w:rsidRDefault="00701E0D" w:rsidP="00501009">
      <w:r>
        <w:t xml:space="preserve"> </w:t>
      </w:r>
      <w:r w:rsidR="001167F7" w:rsidRPr="009A3307">
        <w:rPr>
          <w:rFonts w:ascii="바탕" w:eastAsia="바탕" w:hAnsi="바탕" w:cs="바탕" w:hint="eastAsia"/>
        </w:rPr>
        <w:t>◦</w:t>
      </w:r>
      <w:r w:rsidR="001167F7" w:rsidRPr="001C7739">
        <w:t xml:space="preserve"> </w:t>
      </w:r>
      <w:r w:rsidR="001167F7" w:rsidRPr="001C7739">
        <w:rPr>
          <w:b/>
          <w:bCs/>
        </w:rPr>
        <w:t>예방적 조치:</w:t>
      </w:r>
      <w:r w:rsidR="001167F7" w:rsidRPr="001C7739">
        <w:t xml:space="preserve"> 반사실적 부정 사례(counterfactual negatives)를 포함하여 모델을 재훈련(retrain)합니다.</w:t>
      </w:r>
    </w:p>
    <w:p w14:paraId="593DDB33" w14:textId="77777777" w:rsidR="001167F7" w:rsidRPr="001C7739" w:rsidRDefault="001167F7" w:rsidP="00501009">
      <w:r w:rsidRPr="001C7739">
        <w:t xml:space="preserve">• </w:t>
      </w:r>
      <w:r w:rsidRPr="001C7739">
        <w:rPr>
          <w:b/>
          <w:bCs/>
        </w:rPr>
        <w:t>참고 사항:</w:t>
      </w:r>
      <w:r w:rsidRPr="001C7739">
        <w:t xml:space="preserve"> 이 공격 패턴과 대응 방안은 이전에 분석된</w:t>
      </w:r>
      <w:r w:rsidR="009A3307" w:rsidRPr="001C7739">
        <w:t xml:space="preserve"> </w:t>
      </w:r>
      <w:r w:rsidRPr="001C7739">
        <w:t>XAI 신호(§4.4.1)</w:t>
      </w:r>
      <w:r w:rsidR="009A3307" w:rsidRPr="001C7739">
        <w:t xml:space="preserve"> </w:t>
      </w:r>
      <w:r w:rsidRPr="001C7739">
        <w:t>에서 발견된 정렬 불일치(모델이 풍자를 독성으로 오인하는 경향)와 일치합니다.</w:t>
      </w:r>
    </w:p>
    <w:p w14:paraId="350F1263" w14:textId="77777777" w:rsidR="009A3307" w:rsidRPr="001C7739" w:rsidRDefault="009A3307" w:rsidP="00501009"/>
    <w:p w14:paraId="1E413828" w14:textId="77777777" w:rsidR="001167F7" w:rsidRPr="001C7739" w:rsidRDefault="001167F7" w:rsidP="00501009">
      <w:r w:rsidRPr="001C7739">
        <w:t>3. 이미지 — 역광 눈부심 (Backlight/Glare)</w:t>
      </w:r>
    </w:p>
    <w:p w14:paraId="4714285A" w14:textId="77777777" w:rsidR="001167F7" w:rsidRPr="001C7739" w:rsidRDefault="001167F7" w:rsidP="00501009">
      <w:r w:rsidRPr="001C7739">
        <w:t xml:space="preserve">• </w:t>
      </w:r>
      <w:r w:rsidRPr="001C7739">
        <w:rPr>
          <w:b/>
          <w:bCs/>
        </w:rPr>
        <w:t>공격 시나리오:</w:t>
      </w:r>
      <w:r w:rsidRPr="001C7739">
        <w:t xml:space="preserve"> 자율 주행(AV)과 같은 이미지 모델에서, </w:t>
      </w:r>
      <w:r w:rsidRPr="001C7739">
        <w:rPr>
          <w:b/>
          <w:bCs/>
        </w:rPr>
        <w:t>황혼(Dusk)</w:t>
      </w:r>
      <w:r w:rsidRPr="001C7739">
        <w:t xml:space="preserve"> 시나리오의</w:t>
      </w:r>
      <w:r w:rsidR="009A3307" w:rsidRPr="001C7739">
        <w:t xml:space="preserve"> </w:t>
      </w:r>
      <w:r w:rsidRPr="001C7739">
        <w:t>역광 눈부심(Backlight glare)</w:t>
      </w:r>
      <w:r w:rsidR="009A3307" w:rsidRPr="001C7739">
        <w:t xml:space="preserve"> </w:t>
      </w:r>
      <w:r w:rsidRPr="001C7739">
        <w:t>을 시뮬레이션했습니다. 이는 밝기 +40% 및 블룸 필터와 같은 손상 기법(Corruption technique)을 사용했습니다.</w:t>
      </w:r>
    </w:p>
    <w:p w14:paraId="6B5CEC05" w14:textId="77777777" w:rsidR="001167F7" w:rsidRPr="001C7739" w:rsidRDefault="001167F7" w:rsidP="00501009">
      <w:r w:rsidRPr="001C7739">
        <w:t xml:space="preserve">• </w:t>
      </w:r>
      <w:r w:rsidRPr="001C7739">
        <w:rPr>
          <w:b/>
          <w:bCs/>
        </w:rPr>
        <w:t>지표에 미치는 영향:</w:t>
      </w:r>
      <w:r w:rsidRPr="001C7739">
        <w:t xml:space="preserve"> 보행자 인식이 어려워져</w:t>
      </w:r>
      <w:r w:rsidR="009A3307" w:rsidRPr="001C7739">
        <w:t xml:space="preserve"> </w:t>
      </w:r>
      <w:r w:rsidRPr="001C7739">
        <w:t>재현율(Recall)</w:t>
      </w:r>
      <w:r w:rsidR="009A3307" w:rsidRPr="001C7739">
        <w:t xml:space="preserve"> </w:t>
      </w:r>
      <w:r w:rsidRPr="001C7739">
        <w:t xml:space="preserve">이 0.04 감소했습니다. 또한, Grad-CAM을 사용하여 측정한 모델의 '관심 영역(Coverage)'이 </w:t>
      </w:r>
      <w:r w:rsidRPr="001C7739">
        <w:rPr>
          <w:b/>
          <w:bCs/>
        </w:rPr>
        <w:t>0.6에서 0.55로 떨어졌습니다</w:t>
      </w:r>
      <w:r w:rsidRPr="001C7739">
        <w:t>.</w:t>
      </w:r>
    </w:p>
    <w:p w14:paraId="66D76829" w14:textId="77777777" w:rsidR="001167F7" w:rsidRPr="001C7739" w:rsidRDefault="001167F7" w:rsidP="00501009">
      <w:r w:rsidRPr="001C7739">
        <w:t>• 봉쇄 조치:</w:t>
      </w:r>
    </w:p>
    <w:p w14:paraId="70C3DFE8" w14:textId="77777777" w:rsidR="001167F7" w:rsidRPr="001C7739" w:rsidRDefault="00701E0D" w:rsidP="00501009">
      <w:r>
        <w:t xml:space="preserve"> </w:t>
      </w:r>
      <w:r w:rsidR="001167F7" w:rsidRPr="009A3307">
        <w:rPr>
          <w:rFonts w:ascii="바탕" w:eastAsia="바탕" w:hAnsi="바탕" w:cs="바탕" w:hint="eastAsia"/>
        </w:rPr>
        <w:t>◦</w:t>
      </w:r>
      <w:r w:rsidR="001167F7" w:rsidRPr="001C7739">
        <w:t xml:space="preserve"> </w:t>
      </w:r>
      <w:r w:rsidR="001167F7" w:rsidRPr="001C7739">
        <w:rPr>
          <w:b/>
          <w:bCs/>
        </w:rPr>
        <w:t>탐지/보호 조치:</w:t>
      </w:r>
      <w:r w:rsidR="001167F7" w:rsidRPr="001C7739">
        <w:t xml:space="preserve"> 모델이 충분히</w:t>
      </w:r>
      <w:r w:rsidR="009A3307" w:rsidRPr="001C7739">
        <w:t xml:space="preserve"> </w:t>
      </w:r>
      <w:r w:rsidR="001167F7" w:rsidRPr="001C7739">
        <w:t>보행자의 핵심 영역(Grad-CAM Coverage)</w:t>
      </w:r>
      <w:r w:rsidR="009A3307" w:rsidRPr="001C7739">
        <w:t xml:space="preserve"> </w:t>
      </w:r>
      <w:r w:rsidR="001167F7" w:rsidRPr="001C7739">
        <w:t xml:space="preserve">에 집중하고 있는지 </w:t>
      </w:r>
      <w:r w:rsidR="001167F7" w:rsidRPr="001C7739">
        <w:rPr>
          <w:b/>
          <w:bCs/>
        </w:rPr>
        <w:t>커버리지 ≥ 0.6</w:t>
      </w:r>
      <w:r w:rsidR="001167F7" w:rsidRPr="001C7739">
        <w:t xml:space="preserve"> 기준을 배포 전에 요구합니다. 이 기준을 충족하지 못하면 </w:t>
      </w:r>
      <w:r w:rsidR="001167F7" w:rsidRPr="001C7739">
        <w:rPr>
          <w:b/>
          <w:bCs/>
        </w:rPr>
        <w:t>기권</w:t>
      </w:r>
      <w:r w:rsidR="001167F7" w:rsidRPr="001C7739">
        <w:t xml:space="preserve"> 처리합니다.</w:t>
      </w:r>
    </w:p>
    <w:p w14:paraId="2571C084" w14:textId="77777777" w:rsidR="001167F7" w:rsidRPr="001C7739" w:rsidRDefault="00701E0D" w:rsidP="00501009">
      <w:r>
        <w:t xml:space="preserve"> </w:t>
      </w:r>
      <w:r w:rsidR="001167F7" w:rsidRPr="009A3307">
        <w:rPr>
          <w:rFonts w:ascii="바탕" w:eastAsia="바탕" w:hAnsi="바탕" w:cs="바탕" w:hint="eastAsia"/>
        </w:rPr>
        <w:t>◦</w:t>
      </w:r>
      <w:r w:rsidR="001167F7" w:rsidRPr="001C7739">
        <w:t xml:space="preserve"> </w:t>
      </w:r>
      <w:r w:rsidR="001167F7" w:rsidRPr="001C7739">
        <w:rPr>
          <w:b/>
          <w:bCs/>
        </w:rPr>
        <w:t>예방적 조치:</w:t>
      </w:r>
      <w:r w:rsidR="001167F7" w:rsidRPr="001C7739">
        <w:t xml:space="preserve"> 역광 환경 데이터를 추가하여 모델을 훈련시키는</w:t>
      </w:r>
      <w:r w:rsidR="009A3307" w:rsidRPr="001C7739">
        <w:t xml:space="preserve"> </w:t>
      </w:r>
      <w:r w:rsidR="001167F7" w:rsidRPr="001C7739">
        <w:t>데이터 증강(augmentation)</w:t>
      </w:r>
      <w:r w:rsidR="009A3307" w:rsidRPr="001C7739">
        <w:t xml:space="preserve"> </w:t>
      </w:r>
      <w:r w:rsidR="001167F7" w:rsidRPr="001C7739">
        <w:t>을 추가합니다.</w:t>
      </w:r>
    </w:p>
    <w:p w14:paraId="17F35DE6" w14:textId="77777777" w:rsidR="001167F7" w:rsidRPr="001C7739" w:rsidRDefault="001167F7" w:rsidP="00501009">
      <w:r w:rsidRPr="001C7739">
        <w:t xml:space="preserve">• </w:t>
      </w:r>
      <w:r w:rsidRPr="001C7739">
        <w:rPr>
          <w:b/>
          <w:bCs/>
        </w:rPr>
        <w:t>참고 사항:</w:t>
      </w:r>
      <w:r w:rsidRPr="001C7739">
        <w:t xml:space="preserve"> 이 실패 패턴은 이전</w:t>
      </w:r>
      <w:r w:rsidR="009A3307" w:rsidRPr="001C7739">
        <w:t xml:space="preserve"> </w:t>
      </w:r>
      <w:r w:rsidRPr="001C7739">
        <w:t>XAI 분석(§4.4.3)</w:t>
      </w:r>
      <w:r w:rsidR="009A3307" w:rsidRPr="001C7739">
        <w:t xml:space="preserve"> </w:t>
      </w:r>
      <w:r w:rsidRPr="001C7739">
        <w:t>에서 발견된, 모델이 보행자가 아닌 배경(빛)에 의존하는</w:t>
      </w:r>
      <w:r w:rsidR="009A3307" w:rsidRPr="001C7739">
        <w:t xml:space="preserve"> </w:t>
      </w:r>
      <w:r w:rsidRPr="001C7739">
        <w:t>정렬 불일치(misalignment pattern)</w:t>
      </w:r>
      <w:r w:rsidR="009A3307" w:rsidRPr="001C7739">
        <w:t xml:space="preserve"> </w:t>
      </w:r>
      <w:r w:rsidRPr="001C7739">
        <w:t>와 정확히 일치합니다.</w:t>
      </w:r>
    </w:p>
    <w:p w14:paraId="6E660124" w14:textId="77777777" w:rsidR="009A3307" w:rsidRPr="001C7739" w:rsidRDefault="009A3307" w:rsidP="00501009"/>
    <w:p w14:paraId="5A46B1F2" w14:textId="77777777" w:rsidR="001167F7" w:rsidRPr="001C7739" w:rsidRDefault="001167F7" w:rsidP="00501009">
      <w:r w:rsidRPr="001C7739">
        <w:t>4. 표 형식 데이터 — 프로모션 필수 필드 누락 (Missing Promo Fields)</w:t>
      </w:r>
    </w:p>
    <w:p w14:paraId="65257218" w14:textId="77777777" w:rsidR="001167F7" w:rsidRPr="001C7739" w:rsidRDefault="001167F7" w:rsidP="00501009">
      <w:r w:rsidRPr="001C7739">
        <w:t xml:space="preserve">• </w:t>
      </w:r>
      <w:r w:rsidRPr="001C7739">
        <w:rPr>
          <w:b/>
          <w:bCs/>
        </w:rPr>
        <w:t>공격 시나리오:</w:t>
      </w:r>
      <w:r w:rsidRPr="001C7739">
        <w:t xml:space="preserve"> 판매 예측 모델과 같은 표 형식 데이터 모델에</w:t>
      </w:r>
      <w:r w:rsidR="009A3307" w:rsidRPr="001C7739">
        <w:t xml:space="preserve"> </w:t>
      </w:r>
      <w:r w:rsidRPr="001C7739">
        <w:t>스키마 스트레스(Schema stress)</w:t>
      </w:r>
      <w:r w:rsidR="009A3307" w:rsidRPr="001C7739">
        <w:t xml:space="preserve"> </w:t>
      </w:r>
      <w:r w:rsidRPr="001C7739">
        <w:t xml:space="preserve">를 가했습니다. 이는 </w:t>
      </w:r>
      <w:r w:rsidRPr="001C7739">
        <w:rPr>
          <w:rFonts w:cs="Courier New"/>
          <w:color w:val="C4C7C5"/>
        </w:rPr>
        <w:t>promo_text</w:t>
      </w:r>
      <w:r w:rsidRPr="001C7739">
        <w:t xml:space="preserve">와 </w:t>
      </w:r>
      <w:r w:rsidRPr="001C7739">
        <w:rPr>
          <w:rFonts w:cs="Courier New"/>
          <w:color w:val="C4C7C5"/>
        </w:rPr>
        <w:lastRenderedPageBreak/>
        <w:t>discount_code</w:t>
      </w:r>
      <w:r w:rsidRPr="001C7739">
        <w:t xml:space="preserve"> 같은 핵심 프로모션 필드를 20%의 비율로 </w:t>
      </w:r>
      <w:r w:rsidRPr="001C7739">
        <w:rPr>
          <w:b/>
          <w:bCs/>
        </w:rPr>
        <w:t>NULL 값(누락 값)으로 주입</w:t>
      </w:r>
      <w:r w:rsidRPr="001C7739">
        <w:t>하는 방식입니다.</w:t>
      </w:r>
    </w:p>
    <w:p w14:paraId="6896F31C" w14:textId="77777777" w:rsidR="001167F7" w:rsidRPr="001C7739" w:rsidRDefault="001167F7" w:rsidP="00501009">
      <w:r w:rsidRPr="001C7739">
        <w:t xml:space="preserve">• </w:t>
      </w:r>
      <w:r w:rsidRPr="001C7739">
        <w:rPr>
          <w:b/>
          <w:bCs/>
        </w:rPr>
        <w:t>지표에 미치는 영향:</w:t>
      </w:r>
      <w:r w:rsidRPr="001C7739">
        <w:t xml:space="preserve"> 데이터 누락으로 인해 모델의 전반적인 성능 지표인 </w:t>
      </w:r>
      <w:r w:rsidRPr="001C7739">
        <w:rPr>
          <w:b/>
          <w:bCs/>
        </w:rPr>
        <w:t>F1 점수</w:t>
      </w:r>
      <w:r w:rsidRPr="001C7739">
        <w:t>가 0.06 감소했습니다. 또한,</w:t>
      </w:r>
      <w:r w:rsidR="009A3307" w:rsidRPr="001C7739">
        <w:t xml:space="preserve"> </w:t>
      </w:r>
      <w:r w:rsidRPr="001C7739">
        <w:t>오분류된 긍정 사례(FP)</w:t>
      </w:r>
      <w:r w:rsidR="009A3307" w:rsidRPr="001C7739">
        <w:t xml:space="preserve"> </w:t>
      </w:r>
      <w:r w:rsidRPr="001C7739">
        <w:t>가 9% 증가하여 과도한 예측(over-forecast)이 발생했습니다.</w:t>
      </w:r>
    </w:p>
    <w:p w14:paraId="01F964B3" w14:textId="77777777" w:rsidR="001167F7" w:rsidRPr="001C7739" w:rsidRDefault="001167F7" w:rsidP="00501009">
      <w:r w:rsidRPr="001C7739">
        <w:t>• 봉쇄 조치:</w:t>
      </w:r>
    </w:p>
    <w:p w14:paraId="5798CD3D" w14:textId="77777777" w:rsidR="001167F7" w:rsidRPr="001C7739" w:rsidRDefault="00701E0D" w:rsidP="00501009">
      <w:r>
        <w:t xml:space="preserve"> </w:t>
      </w:r>
      <w:r w:rsidR="001167F7" w:rsidRPr="009A3307">
        <w:rPr>
          <w:rFonts w:ascii="바탕" w:eastAsia="바탕" w:hAnsi="바탕" w:cs="바탕" w:hint="eastAsia"/>
        </w:rPr>
        <w:t>◦</w:t>
      </w:r>
      <w:r w:rsidR="001167F7" w:rsidRPr="001C7739">
        <w:t xml:space="preserve"> </w:t>
      </w:r>
      <w:r w:rsidR="001167F7" w:rsidRPr="001C7739">
        <w:rPr>
          <w:b/>
          <w:bCs/>
        </w:rPr>
        <w:t>예방적 조치:</w:t>
      </w:r>
      <w:r w:rsidR="001167F7" w:rsidRPr="001C7739">
        <w:t xml:space="preserve"> 입력 데이터 단계에서</w:t>
      </w:r>
      <w:r w:rsidR="009A3307" w:rsidRPr="001C7739">
        <w:t xml:space="preserve"> </w:t>
      </w:r>
      <w:r w:rsidR="001167F7" w:rsidRPr="001C7739">
        <w:t>정리 장치(Sanitizer)</w:t>
      </w:r>
      <w:r w:rsidR="009A3307" w:rsidRPr="001C7739">
        <w:t xml:space="preserve"> </w:t>
      </w:r>
      <w:r w:rsidR="001167F7" w:rsidRPr="001C7739">
        <w:t>를 적용하여 데이터 일관성을 확보하고, ETL(추출/변환/적재) 프로세스에 스키마 확인을 추가합니다.</w:t>
      </w:r>
    </w:p>
    <w:p w14:paraId="1C068F6E" w14:textId="77777777" w:rsidR="001167F7" w:rsidRPr="001C7739" w:rsidRDefault="00701E0D" w:rsidP="00501009">
      <w:r>
        <w:t xml:space="preserve"> </w:t>
      </w:r>
      <w:r w:rsidR="001167F7" w:rsidRPr="009A3307">
        <w:rPr>
          <w:rFonts w:ascii="바탕" w:eastAsia="바탕" w:hAnsi="바탕" w:cs="바탕" w:hint="eastAsia"/>
        </w:rPr>
        <w:t>◦</w:t>
      </w:r>
      <w:r w:rsidR="001167F7" w:rsidRPr="001C7739">
        <w:t xml:space="preserve"> </w:t>
      </w:r>
      <w:r w:rsidR="001167F7" w:rsidRPr="001C7739">
        <w:rPr>
          <w:b/>
          <w:bCs/>
        </w:rPr>
        <w:t>교정적 조치:</w:t>
      </w:r>
      <w:r w:rsidR="001167F7" w:rsidRPr="001C7739">
        <w:t xml:space="preserve"> 예측에 필수적인 프로모션 필드가 누락된 경우 모델 예측을 신뢰하지 않고 </w:t>
      </w:r>
      <w:r w:rsidR="001167F7" w:rsidRPr="001C7739">
        <w:rPr>
          <w:b/>
          <w:bCs/>
        </w:rPr>
        <w:t>기권</w:t>
      </w:r>
      <w:r w:rsidR="001167F7" w:rsidRPr="001C7739">
        <w:t>하도록 설정합니다.</w:t>
      </w:r>
    </w:p>
    <w:p w14:paraId="42B93984" w14:textId="77777777" w:rsidR="001167F7" w:rsidRPr="001C7739" w:rsidRDefault="001167F7" w:rsidP="00501009">
      <w:r w:rsidRPr="001C7739">
        <w:t xml:space="preserve">• </w:t>
      </w:r>
      <w:r w:rsidRPr="001C7739">
        <w:rPr>
          <w:b/>
          <w:bCs/>
        </w:rPr>
        <w:t>신뢰 원칙:</w:t>
      </w:r>
      <w:r w:rsidRPr="001C7739">
        <w:t xml:space="preserve"> 이 조치는 모델의 </w:t>
      </w:r>
      <w:r w:rsidRPr="001C7739">
        <w:rPr>
          <w:b/>
          <w:bCs/>
        </w:rPr>
        <w:t>견고성</w:t>
      </w:r>
      <w:r w:rsidRPr="001C7739">
        <w:t>을 높이고, 특정 채널에 대해 불공정하게 높은 예측을 내리는 것을 방지하여</w:t>
      </w:r>
      <w:r w:rsidR="009A3307" w:rsidRPr="001C7739">
        <w:t xml:space="preserve"> </w:t>
      </w:r>
      <w:r w:rsidRPr="001C7739">
        <w:t>공정성(Fairness)</w:t>
      </w:r>
      <w:r w:rsidR="009A3307" w:rsidRPr="001C7739">
        <w:t xml:space="preserve"> </w:t>
      </w:r>
      <w:r w:rsidRPr="001C7739">
        <w:t>을 확보합니다.</w:t>
      </w:r>
    </w:p>
    <w:p w14:paraId="56E04C87" w14:textId="77777777" w:rsidR="009A3307" w:rsidRPr="001C7739" w:rsidRDefault="009A3307" w:rsidP="00501009"/>
    <w:p w14:paraId="75E4AD22" w14:textId="77777777" w:rsidR="001167F7" w:rsidRPr="001C7739" w:rsidRDefault="001167F7" w:rsidP="00501009">
      <w:r w:rsidRPr="001C7739">
        <w:t>5. 프롬프트 주입 (Prompt Injection)</w:t>
      </w:r>
    </w:p>
    <w:p w14:paraId="60D2E63D" w14:textId="77777777" w:rsidR="001167F7" w:rsidRPr="001C7739" w:rsidRDefault="001167F7" w:rsidP="00501009">
      <w:r w:rsidRPr="001C7739">
        <w:t xml:space="preserve">• </w:t>
      </w:r>
      <w:r w:rsidRPr="001C7739">
        <w:rPr>
          <w:b/>
          <w:bCs/>
        </w:rPr>
        <w:t>공격 시나리오:</w:t>
      </w:r>
      <w:r w:rsidRPr="001C7739">
        <w:t xml:space="preserve"> LLM(대규모 언어 모델) 기반 기능이 활성화된 경우, </w:t>
      </w:r>
      <w:r w:rsidRPr="001C7739">
        <w:rPr>
          <w:b/>
          <w:bCs/>
        </w:rPr>
        <w:t>템플릿 기반 탈옥(jailbreak) 문자열</w:t>
      </w:r>
      <w:r w:rsidRPr="001C7739">
        <w:t>을 사용하여 사용자 입력으로 가장한 악성 명령(프롬프트 주입)을 시도합니다. 이는 데이터 반출(data exfiltration)과 같은 보안 위협을 유발할 수 있습니다.</w:t>
      </w:r>
    </w:p>
    <w:p w14:paraId="15D799CA" w14:textId="77777777" w:rsidR="001167F7" w:rsidRPr="001C7739" w:rsidRDefault="001167F7" w:rsidP="00501009">
      <w:r w:rsidRPr="001C7739">
        <w:t xml:space="preserve">• </w:t>
      </w:r>
      <w:r w:rsidRPr="001C7739">
        <w:rPr>
          <w:b/>
          <w:bCs/>
        </w:rPr>
        <w:t>지표에 미치는 영향:</w:t>
      </w:r>
      <w:r w:rsidRPr="001C7739">
        <w:t xml:space="preserve"> 모델이 허용된 콘텐츠(allowed-content) 내에서</w:t>
      </w:r>
      <w:r w:rsidR="009A3307" w:rsidRPr="001C7739">
        <w:t xml:space="preserve"> </w:t>
      </w:r>
      <w:r w:rsidRPr="001C7739">
        <w:t>오분류된 긍정 사례(FP)</w:t>
      </w:r>
      <w:r w:rsidR="009A3307" w:rsidRPr="001C7739">
        <w:t xml:space="preserve"> </w:t>
      </w:r>
      <w:r w:rsidRPr="001C7739">
        <w:t>가 증가했으며, 로그에는 데이터 유출을 시도한 기록(leak attempts)이 남았습니다.</w:t>
      </w:r>
    </w:p>
    <w:p w14:paraId="0B3395E1" w14:textId="77777777" w:rsidR="001167F7" w:rsidRPr="001C7739" w:rsidRDefault="001167F7" w:rsidP="00501009">
      <w:r w:rsidRPr="001C7739">
        <w:t>• 봉쇄 조치:</w:t>
      </w:r>
    </w:p>
    <w:p w14:paraId="550994C1" w14:textId="77777777" w:rsidR="001167F7" w:rsidRPr="001C7739" w:rsidRDefault="00701E0D" w:rsidP="00501009">
      <w:r>
        <w:t xml:space="preserve"> </w:t>
      </w:r>
      <w:r w:rsidR="001167F7" w:rsidRPr="009A3307">
        <w:rPr>
          <w:rFonts w:ascii="바탕" w:eastAsia="바탕" w:hAnsi="바탕" w:cs="바탕" w:hint="eastAsia"/>
        </w:rPr>
        <w:t>◦</w:t>
      </w:r>
      <w:r w:rsidR="001167F7" w:rsidRPr="001C7739">
        <w:t xml:space="preserve"> 예방적 조치: 시스템 프롬프트 강화(hardening), 출력 필터를 적용하여 모델의 응답을 제한합니다.</w:t>
      </w:r>
    </w:p>
    <w:p w14:paraId="6B9C9CE8" w14:textId="77777777" w:rsidR="001167F7" w:rsidRPr="001C7739" w:rsidRDefault="00701E0D" w:rsidP="00501009">
      <w:r>
        <w:t xml:space="preserve"> </w:t>
      </w:r>
      <w:r w:rsidR="001167F7" w:rsidRPr="009A3307">
        <w:rPr>
          <w:rFonts w:ascii="바탕" w:eastAsia="바탕" w:hAnsi="바탕" w:cs="바탕" w:hint="eastAsia"/>
        </w:rPr>
        <w:t>◦</w:t>
      </w:r>
      <w:r w:rsidR="001167F7" w:rsidRPr="001C7739">
        <w:t xml:space="preserve"> </w:t>
      </w:r>
      <w:r w:rsidR="001167F7" w:rsidRPr="001C7739">
        <w:rPr>
          <w:b/>
          <w:bCs/>
        </w:rPr>
        <w:t>교정적 조치:</w:t>
      </w:r>
      <w:r w:rsidR="001167F7" w:rsidRPr="001C7739">
        <w:t xml:space="preserve"> 고위험 패턴이 감지되면</w:t>
      </w:r>
      <w:r w:rsidR="009A3307" w:rsidRPr="001C7739">
        <w:t xml:space="preserve"> </w:t>
      </w:r>
      <w:r w:rsidR="001167F7" w:rsidRPr="001C7739">
        <w:t>속도 제한(rate-limit)</w:t>
      </w:r>
      <w:r w:rsidR="009A3307" w:rsidRPr="001C7739">
        <w:t xml:space="preserve"> </w:t>
      </w:r>
      <w:r w:rsidR="001167F7" w:rsidRPr="001C7739">
        <w:t xml:space="preserve">을 걸거나, 모델 예측을 </w:t>
      </w:r>
      <w:r w:rsidR="001167F7" w:rsidRPr="001C7739">
        <w:rPr>
          <w:b/>
          <w:bCs/>
        </w:rPr>
        <w:t>기권</w:t>
      </w:r>
      <w:r w:rsidR="001167F7" w:rsidRPr="001C7739">
        <w:t>하도록 조치합니다.</w:t>
      </w:r>
    </w:p>
    <w:p w14:paraId="723C6697" w14:textId="77777777" w:rsidR="001167F7" w:rsidRPr="001C7739" w:rsidRDefault="001167F7" w:rsidP="00501009">
      <w:r w:rsidRPr="001C7739">
        <w:t xml:space="preserve">• </w:t>
      </w:r>
      <w:r w:rsidRPr="001C7739">
        <w:rPr>
          <w:b/>
          <w:bCs/>
        </w:rPr>
        <w:t>신뢰 원칙:</w:t>
      </w:r>
      <w:r w:rsidRPr="001C7739">
        <w:t xml:space="preserve"> 공격에 대한 시스템의 방어력을 높여 </w:t>
      </w:r>
      <w:r w:rsidRPr="001C7739">
        <w:rPr>
          <w:b/>
          <w:bCs/>
        </w:rPr>
        <w:t>견고성</w:t>
      </w:r>
      <w:r w:rsidRPr="001C7739">
        <w:t xml:space="preserve">을 보장하고, 민감한 데이터 유출 시도를 차단하여 </w:t>
      </w:r>
      <w:r w:rsidRPr="001C7739">
        <w:rPr>
          <w:b/>
          <w:bCs/>
        </w:rPr>
        <w:t>책임성</w:t>
      </w:r>
      <w:r w:rsidRPr="001C7739">
        <w:t>을 지킵니다.</w:t>
      </w:r>
    </w:p>
    <w:p w14:paraId="1238A7DE" w14:textId="77777777" w:rsidR="001167F7" w:rsidRPr="001167F7" w:rsidRDefault="001167F7" w:rsidP="00501009"/>
    <w:p w14:paraId="228CB09D" w14:textId="77777777" w:rsidR="0025378A" w:rsidRDefault="008132B4" w:rsidP="00501009">
      <w:pPr>
        <w:pStyle w:val="2"/>
      </w:pPr>
      <w:bookmarkStart w:id="5" w:name="_Toc211499935"/>
      <w:r w:rsidRPr="008132B4">
        <w:rPr>
          <w:rFonts w:hint="eastAsia"/>
        </w:rPr>
        <w:t>스트레스 테스트 리포트</w:t>
      </w:r>
      <w:bookmarkEnd w:id="5"/>
    </w:p>
    <w:tbl>
      <w:tblPr>
        <w:tblW w:w="15593" w:type="dxa"/>
        <w:tblInd w:w="-1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142"/>
        <w:gridCol w:w="1945"/>
        <w:gridCol w:w="1258"/>
        <w:gridCol w:w="1475"/>
        <w:gridCol w:w="1417"/>
        <w:gridCol w:w="1701"/>
        <w:gridCol w:w="1701"/>
        <w:gridCol w:w="2268"/>
        <w:gridCol w:w="1276"/>
      </w:tblGrid>
      <w:tr w:rsidR="008132B4" w:rsidRPr="001C7739" w14:paraId="1BC1F416" w14:textId="77777777" w:rsidTr="3EF597C1">
        <w:tc>
          <w:tcPr>
            <w:tcW w:w="1410" w:type="dxa"/>
            <w:vAlign w:val="center"/>
            <w:hideMark/>
          </w:tcPr>
          <w:p w14:paraId="0A603D06" w14:textId="77777777" w:rsidR="008132B4" w:rsidRPr="001C7739" w:rsidRDefault="008132B4" w:rsidP="00501009">
            <w:r w:rsidRPr="001C7739">
              <w:t>ST ID</w:t>
            </w:r>
          </w:p>
        </w:tc>
        <w:tc>
          <w:tcPr>
            <w:tcW w:w="1142" w:type="dxa"/>
            <w:vAlign w:val="center"/>
            <w:hideMark/>
          </w:tcPr>
          <w:p w14:paraId="2911B552" w14:textId="77777777" w:rsidR="008132B4" w:rsidRPr="001C7739" w:rsidRDefault="008132B4" w:rsidP="00501009">
            <w:r w:rsidRPr="001C7739">
              <w:t xml:space="preserve">Modality / </w:t>
            </w:r>
            <w:r w:rsidRPr="001C7739">
              <w:lastRenderedPageBreak/>
              <w:t>Slice</w:t>
            </w:r>
          </w:p>
        </w:tc>
        <w:tc>
          <w:tcPr>
            <w:tcW w:w="1945" w:type="dxa"/>
            <w:vAlign w:val="center"/>
            <w:hideMark/>
          </w:tcPr>
          <w:p w14:paraId="2765CFBA" w14:textId="77777777" w:rsidR="008132B4" w:rsidRPr="001C7739" w:rsidRDefault="008132B4" w:rsidP="00501009">
            <w:r w:rsidRPr="001C7739">
              <w:lastRenderedPageBreak/>
              <w:t xml:space="preserve">Stressor (family → </w:t>
            </w:r>
            <w:r w:rsidRPr="001C7739">
              <w:lastRenderedPageBreak/>
              <w:t>config)</w:t>
            </w:r>
          </w:p>
        </w:tc>
        <w:tc>
          <w:tcPr>
            <w:tcW w:w="1258" w:type="dxa"/>
            <w:vAlign w:val="center"/>
            <w:hideMark/>
          </w:tcPr>
          <w:p w14:paraId="07DECA3F" w14:textId="77777777" w:rsidR="008132B4" w:rsidRPr="001C7739" w:rsidRDefault="008132B4" w:rsidP="00501009">
            <w:r w:rsidRPr="001C7739">
              <w:lastRenderedPageBreak/>
              <w:t xml:space="preserve">Scenario </w:t>
            </w:r>
            <w:r w:rsidRPr="001C7739">
              <w:lastRenderedPageBreak/>
              <w:t>Realism</w:t>
            </w:r>
          </w:p>
        </w:tc>
        <w:tc>
          <w:tcPr>
            <w:tcW w:w="1475" w:type="dxa"/>
            <w:vAlign w:val="center"/>
            <w:hideMark/>
          </w:tcPr>
          <w:p w14:paraId="090184CB" w14:textId="77777777" w:rsidR="008132B4" w:rsidRPr="001C7739" w:rsidRDefault="008132B4" w:rsidP="00501009">
            <w:r w:rsidRPr="001C7739">
              <w:lastRenderedPageBreak/>
              <w:t xml:space="preserve">Metric Impact </w:t>
            </w:r>
            <w:r w:rsidRPr="001C7739">
              <w:lastRenderedPageBreak/>
              <w:t>at Operating Point</w:t>
            </w:r>
          </w:p>
        </w:tc>
        <w:tc>
          <w:tcPr>
            <w:tcW w:w="1417" w:type="dxa"/>
            <w:vAlign w:val="center"/>
            <w:hideMark/>
          </w:tcPr>
          <w:p w14:paraId="1A50122D" w14:textId="77777777" w:rsidR="008132B4" w:rsidRPr="001C7739" w:rsidRDefault="008132B4" w:rsidP="00501009">
            <w:r w:rsidRPr="001C7739">
              <w:lastRenderedPageBreak/>
              <w:t xml:space="preserve">Breach Rule </w:t>
            </w:r>
            <w:r w:rsidRPr="001C7739">
              <w:lastRenderedPageBreak/>
              <w:t>(window, k)</w:t>
            </w:r>
          </w:p>
        </w:tc>
        <w:tc>
          <w:tcPr>
            <w:tcW w:w="1701" w:type="dxa"/>
            <w:vAlign w:val="center"/>
            <w:hideMark/>
          </w:tcPr>
          <w:p w14:paraId="0CD60531" w14:textId="3028ECDB" w:rsidR="008132B4" w:rsidRPr="001C7739" w:rsidRDefault="008132B4" w:rsidP="00501009">
            <w:r w:rsidRPr="001C7739">
              <w:lastRenderedPageBreak/>
              <w:t xml:space="preserve">Containment </w:t>
            </w:r>
            <w:r w:rsidRPr="001C7739">
              <w:lastRenderedPageBreak/>
              <w:t>(auto → human)</w:t>
            </w:r>
          </w:p>
        </w:tc>
        <w:tc>
          <w:tcPr>
            <w:tcW w:w="1701" w:type="dxa"/>
            <w:vAlign w:val="center"/>
            <w:hideMark/>
          </w:tcPr>
          <w:p w14:paraId="0991EF29" w14:textId="77777777" w:rsidR="008132B4" w:rsidRPr="001C7739" w:rsidRDefault="008132B4" w:rsidP="00501009">
            <w:r w:rsidRPr="001C7739">
              <w:lastRenderedPageBreak/>
              <w:t>Recovery Plan</w:t>
            </w:r>
          </w:p>
        </w:tc>
        <w:tc>
          <w:tcPr>
            <w:tcW w:w="2268" w:type="dxa"/>
            <w:vAlign w:val="center"/>
            <w:hideMark/>
          </w:tcPr>
          <w:p w14:paraId="3E90C0E0" w14:textId="77777777" w:rsidR="008132B4" w:rsidRPr="001C7739" w:rsidRDefault="008132B4" w:rsidP="00501009">
            <w:r w:rsidRPr="001C7739">
              <w:t>Evidence [A/B/O]</w:t>
            </w:r>
          </w:p>
        </w:tc>
        <w:tc>
          <w:tcPr>
            <w:tcW w:w="1276" w:type="dxa"/>
            <w:vAlign w:val="center"/>
            <w:hideMark/>
          </w:tcPr>
          <w:p w14:paraId="52442811" w14:textId="77777777" w:rsidR="008132B4" w:rsidRPr="001C7739" w:rsidRDefault="008132B4" w:rsidP="00501009">
            <w:r w:rsidRPr="001C7739">
              <w:t>Notes</w:t>
            </w:r>
          </w:p>
        </w:tc>
      </w:tr>
      <w:tr w:rsidR="008132B4" w:rsidRPr="001C7739" w14:paraId="4E75E001" w14:textId="77777777" w:rsidTr="3EF597C1">
        <w:tc>
          <w:tcPr>
            <w:tcW w:w="1410" w:type="dxa"/>
            <w:vAlign w:val="center"/>
            <w:hideMark/>
          </w:tcPr>
          <w:p w14:paraId="7ABDB6A5" w14:textId="5A427404" w:rsidR="008132B4" w:rsidRPr="001C7739" w:rsidRDefault="008132B4" w:rsidP="00501009">
            <w:r w:rsidRPr="76B9D070">
              <w:t>ST-TXT-</w:t>
            </w:r>
            <w:r w:rsidR="76B9D070" w:rsidRPr="76B9D070">
              <w:t>HUMOR</w:t>
            </w:r>
            <w:r w:rsidRPr="76B9D070">
              <w:t>-01</w:t>
            </w:r>
          </w:p>
        </w:tc>
        <w:tc>
          <w:tcPr>
            <w:tcW w:w="1142" w:type="dxa"/>
            <w:vAlign w:val="center"/>
            <w:hideMark/>
          </w:tcPr>
          <w:p w14:paraId="5B14E328" w14:textId="03AADD2F" w:rsidR="008132B4" w:rsidRPr="001C7739" w:rsidRDefault="00AC63B6" w:rsidP="00501009">
            <w:pPr>
              <w:rPr>
                <w:rFonts w:cs="맑은 고딕"/>
              </w:rPr>
            </w:pPr>
            <w:r w:rsidRPr="01DFE69E">
              <w:t>Text</w:t>
            </w:r>
            <w:r w:rsidRPr="01DFE69E">
              <w:t>/ Humor</w:t>
            </w:r>
            <w:r w:rsidR="1E569C57" w:rsidRPr="1E569C57">
              <w:t>-</w:t>
            </w:r>
            <w:r w:rsidR="46E1D1F3" w:rsidRPr="46E1D1F3">
              <w:t>Satire</w:t>
            </w:r>
            <w:r w:rsidRPr="01DFE69E">
              <w:t xml:space="preserve"> </w:t>
            </w:r>
            <w:r w:rsidR="01DFE69E" w:rsidRPr="01DFE69E">
              <w:t>slice</w:t>
            </w:r>
          </w:p>
        </w:tc>
        <w:tc>
          <w:tcPr>
            <w:tcW w:w="1945" w:type="dxa"/>
            <w:vAlign w:val="center"/>
            <w:hideMark/>
          </w:tcPr>
          <w:p w14:paraId="2B67F059" w14:textId="375558BF" w:rsidR="008132B4" w:rsidRPr="001C7739" w:rsidRDefault="739BBA44" w:rsidP="739BBA44">
            <w:pPr>
              <w:rPr>
                <w:rFonts w:cs="맑은 고딕"/>
              </w:rPr>
            </w:pPr>
            <w:r w:rsidRPr="739BBA44">
              <w:rPr>
                <w:rFonts w:cs="맑은 고딕"/>
              </w:rPr>
              <w:t>Behavioral:</w:t>
            </w:r>
            <w:r w:rsidRPr="739BBA44">
              <w:rPr>
                <w:rFonts w:cs="맑은 고딕"/>
              </w:rPr>
              <w:t xml:space="preserve"> </w:t>
            </w:r>
            <w:r w:rsidRPr="739BBA44">
              <w:rPr>
                <w:rFonts w:cs="맑은 고딕"/>
              </w:rPr>
              <w:t>sarcasm</w:t>
            </w:r>
            <w:ins w:id="6" w:author="Microsoft Word" w:date="2025-11-12T21:37:00Z">
              <w:r w:rsidRPr="739BBA44">
                <w:rPr>
                  <w:rFonts w:cs="맑은 고딕"/>
                </w:rPr>
                <w:t>,</w:t>
              </w:r>
            </w:ins>
          </w:p>
          <w:p w14:paraId="134B3BF7" w14:textId="47409230" w:rsidR="0E752877" w:rsidRDefault="56A55E81" w:rsidP="0E752877">
            <w:pPr>
              <w:rPr>
                <w:rFonts w:cs="맑은 고딕"/>
              </w:rPr>
            </w:pPr>
            <w:r w:rsidRPr="56A55E81">
              <w:rPr>
                <w:rFonts w:cs="맑은 고딕"/>
              </w:rPr>
              <w:t>irony,quotation, ambiguity</w:t>
            </w:r>
          </w:p>
          <w:p w14:paraId="4B5B6240" w14:textId="25561635" w:rsidR="008132B4" w:rsidRPr="001C7739" w:rsidRDefault="008132B4" w:rsidP="00501009">
            <w:pPr>
              <w:rPr>
                <w:rFonts w:cs="맑은 고딕"/>
              </w:rPr>
            </w:pPr>
          </w:p>
        </w:tc>
        <w:tc>
          <w:tcPr>
            <w:tcW w:w="1258" w:type="dxa"/>
            <w:vAlign w:val="center"/>
            <w:hideMark/>
          </w:tcPr>
          <w:p w14:paraId="0BD52099" w14:textId="5C4A592E" w:rsidR="008132B4" w:rsidRPr="001C7739" w:rsidRDefault="640F7F57" w:rsidP="00501009">
            <w:r>
              <w:t xml:space="preserve">풍자/밈 </w:t>
            </w:r>
            <w:r w:rsidR="61188D1A">
              <w:t xml:space="preserve">문장에서 </w:t>
            </w:r>
            <w:r w:rsidR="538C308C">
              <w:t xml:space="preserve">인용부호나 </w:t>
            </w:r>
            <w:r w:rsidR="0ADF8B90">
              <w:t xml:space="preserve">반어 표현으로 </w:t>
            </w:r>
            <w:r w:rsidR="2A1F6021">
              <w:t xml:space="preserve">인해 </w:t>
            </w:r>
            <w:r w:rsidR="232B68E1">
              <w:t xml:space="preserve">모델이 </w:t>
            </w:r>
            <w:r w:rsidR="544FD8B2">
              <w:t xml:space="preserve">맥락을 </w:t>
            </w:r>
            <w:r w:rsidR="0CB9FFDE">
              <w:t xml:space="preserve">혼동함. </w:t>
            </w:r>
            <w:r w:rsidR="272E947E">
              <w:t xml:space="preserve">실제 온라인 </w:t>
            </w:r>
            <w:r w:rsidR="3D6F368F">
              <w:t>커뮤니티에서 자주 발생</w:t>
            </w:r>
          </w:p>
        </w:tc>
        <w:tc>
          <w:tcPr>
            <w:tcW w:w="1475" w:type="dxa"/>
            <w:vAlign w:val="center"/>
            <w:hideMark/>
          </w:tcPr>
          <w:p w14:paraId="63C04AC8" w14:textId="00377E34" w:rsidR="008132B4" w:rsidRPr="001C7739" w:rsidRDefault="36CF308C" w:rsidP="00501009">
            <w:r>
              <w:t>Precision</w:t>
            </w:r>
            <w:r w:rsidR="2B5B85EB">
              <w:t>↓</w:t>
            </w:r>
          </w:p>
          <w:p w14:paraId="07041586" w14:textId="6F025876" w:rsidR="008132B4" w:rsidRPr="001C7739" w:rsidRDefault="36CF308C" w:rsidP="00501009">
            <w:r>
              <w:t>0.05,</w:t>
            </w:r>
            <w:r w:rsidR="45DDF948">
              <w:t xml:space="preserve"> </w:t>
            </w:r>
            <w:r>
              <w:t>FP</w:t>
            </w:r>
            <w:r w:rsidR="7785E1CD">
              <w:t>+</w:t>
            </w:r>
            <w:r w:rsidR="4B473A73">
              <w:t>14</w:t>
            </w:r>
            <w:r w:rsidR="1A02436B">
              <w:t>%</w:t>
            </w:r>
          </w:p>
          <w:p w14:paraId="0A503DEA" w14:textId="48BDE79E" w:rsidR="008132B4" w:rsidRPr="001C7739" w:rsidRDefault="5FACB9C0" w:rsidP="00501009">
            <w:r>
              <w:t>(풍자슬라이스)</w:t>
            </w:r>
          </w:p>
        </w:tc>
        <w:tc>
          <w:tcPr>
            <w:tcW w:w="1417" w:type="dxa"/>
            <w:vAlign w:val="center"/>
            <w:hideMark/>
          </w:tcPr>
          <w:p w14:paraId="4363F38E" w14:textId="575B922E" w:rsidR="008132B4" w:rsidRPr="001C7739" w:rsidRDefault="6B82DC80" w:rsidP="00501009">
            <w:r>
              <w:t>7d window</w:t>
            </w:r>
            <w:r w:rsidR="0CC34254">
              <w:t>, k=2 연속 위반 시 플래그</w:t>
            </w:r>
          </w:p>
        </w:tc>
        <w:tc>
          <w:tcPr>
            <w:tcW w:w="1701" w:type="dxa"/>
            <w:vAlign w:val="center"/>
            <w:hideMark/>
          </w:tcPr>
          <w:p w14:paraId="6C83553E" w14:textId="6530ED0D" w:rsidR="008132B4" w:rsidRPr="001C7739" w:rsidRDefault="42B3028F" w:rsidP="00501009">
            <w:r>
              <w:t>Auto</w:t>
            </w:r>
            <w:r w:rsidR="3850BC58">
              <w:t>:</w:t>
            </w:r>
            <w:r w:rsidR="79CAB06F">
              <w:t xml:space="preserve"> </w:t>
            </w:r>
            <w:r w:rsidR="18343E83">
              <w:t xml:space="preserve">풍자 어휘 </w:t>
            </w:r>
            <w:r w:rsidR="70E77ECB">
              <w:t xml:space="preserve">과다 시 </w:t>
            </w:r>
            <w:r w:rsidR="1DA16EBE">
              <w:t>기권(</w:t>
            </w:r>
            <w:r w:rsidR="61537EC9">
              <w:t>abstain</w:t>
            </w:r>
            <w:r w:rsidR="124B815D">
              <w:t>)</w:t>
            </w:r>
            <w:r w:rsidR="08071344">
              <w:t xml:space="preserve"> </w:t>
            </w:r>
            <w:r w:rsidR="5E0DF3F1">
              <w:t>→</w:t>
            </w:r>
            <w:r w:rsidR="0185F479">
              <w:t xml:space="preserve"> </w:t>
            </w:r>
            <w:r w:rsidR="011862F4">
              <w:t>Human</w:t>
            </w:r>
            <w:r w:rsidR="4011ACC5">
              <w:t>:</w:t>
            </w:r>
            <w:r w:rsidR="0A022D0B">
              <w:t xml:space="preserve"> </w:t>
            </w:r>
            <w:r w:rsidR="40171851">
              <w:t xml:space="preserve">기획자 </w:t>
            </w:r>
            <w:r w:rsidR="4EAF6D92">
              <w:t xml:space="preserve">검토 </w:t>
            </w:r>
            <w:r w:rsidR="7528D550">
              <w:t xml:space="preserve">및 재학습 </w:t>
            </w:r>
            <w:r w:rsidR="1EF80E9E">
              <w:t xml:space="preserve">티켓 </w:t>
            </w:r>
            <w:r w:rsidR="160908B6">
              <w:t>행</w:t>
            </w:r>
          </w:p>
        </w:tc>
        <w:tc>
          <w:tcPr>
            <w:tcW w:w="1701" w:type="dxa"/>
            <w:vAlign w:val="center"/>
            <w:hideMark/>
          </w:tcPr>
          <w:p w14:paraId="056A1061" w14:textId="5D6F9996" w:rsidR="008132B4" w:rsidRPr="001C7739" w:rsidRDefault="4B91A06A" w:rsidP="00501009">
            <w:r>
              <w:t xml:space="preserve">풍자/밈 </w:t>
            </w:r>
            <w:r w:rsidR="64A3CD33">
              <w:t>문장</w:t>
            </w:r>
            <w:r w:rsidR="356D07A3">
              <w:t xml:space="preserve"> </w:t>
            </w:r>
            <w:r w:rsidR="64A3CD33">
              <w:t xml:space="preserve">5k건 </w:t>
            </w:r>
            <w:r w:rsidR="356D07A3">
              <w:t>증강</w:t>
            </w:r>
            <w:r w:rsidR="0656CC88">
              <w:t xml:space="preserve"> </w:t>
            </w:r>
            <w:r w:rsidR="4C024E9B">
              <w:t xml:space="preserve">+ </w:t>
            </w:r>
            <w:r w:rsidR="026F1D35">
              <w:t xml:space="preserve">Context-aware </w:t>
            </w:r>
            <w:r w:rsidR="423CA64B">
              <w:t xml:space="preserve"> </w:t>
            </w:r>
            <w:r w:rsidR="026F1D35">
              <w:t>embedding</w:t>
            </w:r>
            <w:r w:rsidR="4E07206F">
              <w:t xml:space="preserve"> </w:t>
            </w:r>
            <w:r w:rsidR="02D1896B">
              <w:t>재훈련</w:t>
            </w:r>
            <w:r w:rsidR="249C9371">
              <w:t xml:space="preserve"> </w:t>
            </w:r>
            <w:r w:rsidR="02D1896B">
              <w:t>+</w:t>
            </w:r>
            <w:r w:rsidR="628E80F4">
              <w:t xml:space="preserve"> </w:t>
            </w:r>
            <w:r w:rsidR="1929C183">
              <w:t>Humor Lexicon 갱신</w:t>
            </w:r>
          </w:p>
        </w:tc>
        <w:tc>
          <w:tcPr>
            <w:tcW w:w="2268" w:type="dxa"/>
            <w:vAlign w:val="center"/>
            <w:hideMark/>
          </w:tcPr>
          <w:p w14:paraId="51031F98" w14:textId="10B6BA56" w:rsidR="008132B4" w:rsidRPr="001C7739" w:rsidRDefault="45F0808D" w:rsidP="00501009">
            <w:r w:rsidRPr="45F0808D">
              <w:rPr>
                <w:rFonts w:cs="맑은 고딕"/>
              </w:rPr>
              <w:t>evidence/O_observed/stress/humor_sarcasm_test.csv [O]</w:t>
            </w:r>
          </w:p>
        </w:tc>
        <w:tc>
          <w:tcPr>
            <w:tcW w:w="1276" w:type="dxa"/>
            <w:vAlign w:val="center"/>
            <w:hideMark/>
          </w:tcPr>
          <w:p w14:paraId="7FDFF98F" w14:textId="14BE2183" w:rsidR="008132B4" w:rsidRPr="001C7739" w:rsidRDefault="3B7FE92A" w:rsidP="00501009">
            <w:r w:rsidRPr="3B7FE92A">
              <w:rPr>
                <w:rFonts w:cs="맑은 고딕"/>
              </w:rPr>
              <w:t>풍자 데이터셋 v2 적용, Label guide v3 검증</w:t>
            </w:r>
          </w:p>
        </w:tc>
      </w:tr>
      <w:tr w:rsidR="008132B4" w:rsidRPr="001C7739" w14:paraId="1E259EAC" w14:textId="77777777" w:rsidTr="6197A105">
        <w:trPr>
          <w:trHeight w:val="300"/>
        </w:trPr>
        <w:tc>
          <w:tcPr>
            <w:tcW w:w="1410" w:type="dxa"/>
            <w:vAlign w:val="center"/>
            <w:hideMark/>
          </w:tcPr>
          <w:p w14:paraId="1B1F6659" w14:textId="4584B3D1" w:rsidR="008132B4" w:rsidRPr="001C7739" w:rsidRDefault="0FCD7A26" w:rsidP="00501009">
            <w:r w:rsidRPr="0FCD7A26">
              <w:rPr>
                <w:rFonts w:cs="맑은 고딕"/>
              </w:rPr>
              <w:t>ST-TXT-SLANG-02</w:t>
            </w:r>
          </w:p>
        </w:tc>
        <w:tc>
          <w:tcPr>
            <w:tcW w:w="1142" w:type="dxa"/>
            <w:vAlign w:val="center"/>
            <w:hideMark/>
          </w:tcPr>
          <w:p w14:paraId="1EA631F6" w14:textId="31CA0E35" w:rsidR="008132B4" w:rsidRPr="001C7739" w:rsidRDefault="2290464D" w:rsidP="00501009">
            <w:r w:rsidRPr="2290464D">
              <w:rPr>
                <w:rFonts w:cs="맑은 고딕"/>
              </w:rPr>
              <w:t>Text/ Slang–Community slice</w:t>
            </w:r>
          </w:p>
        </w:tc>
        <w:tc>
          <w:tcPr>
            <w:tcW w:w="1945" w:type="dxa"/>
            <w:vAlign w:val="center"/>
            <w:hideMark/>
          </w:tcPr>
          <w:p w14:paraId="68D764BC" w14:textId="2F35FD19" w:rsidR="008132B4" w:rsidRPr="001C7739" w:rsidRDefault="4F03D850" w:rsidP="00501009">
            <w:r w:rsidRPr="4F03D850">
              <w:rPr>
                <w:rFonts w:cs="맑은 고딕"/>
              </w:rPr>
              <w:t>Linguistic drift</w:t>
            </w:r>
            <w:r w:rsidR="76F09039" w:rsidRPr="76F09039">
              <w:rPr>
                <w:rFonts w:cs="맑은 고딕"/>
              </w:rPr>
              <w:t>: unseen slang 15%, orthographic variants</w:t>
            </w:r>
          </w:p>
        </w:tc>
        <w:tc>
          <w:tcPr>
            <w:tcW w:w="1258" w:type="dxa"/>
            <w:vAlign w:val="center"/>
            <w:hideMark/>
          </w:tcPr>
          <w:p w14:paraId="2A406D3F" w14:textId="3302BBD5" w:rsidR="008132B4" w:rsidRPr="001C7739" w:rsidRDefault="33623C9A" w:rsidP="00501009">
            <w:r w:rsidRPr="33623C9A">
              <w:rPr>
                <w:rFonts w:cs="맑은 고딕"/>
              </w:rPr>
              <w:t>커뮤니티 내 신조어 주기적 갱신으로 기존 모델 커버리지 상실 → 실제 커뮤니티 게시글 테스트</w:t>
            </w:r>
          </w:p>
        </w:tc>
        <w:tc>
          <w:tcPr>
            <w:tcW w:w="1475" w:type="dxa"/>
            <w:vAlign w:val="center"/>
            <w:hideMark/>
          </w:tcPr>
          <w:p w14:paraId="04ABC16A" w14:textId="532E1D0D" w:rsidR="008132B4" w:rsidRPr="001C7739" w:rsidRDefault="1155BB66" w:rsidP="00501009">
            <w:r w:rsidRPr="1155BB66">
              <w:rPr>
                <w:rFonts w:cs="맑은 고딕"/>
              </w:rPr>
              <w:t>Recall ↓ 0.06 (0.83 → 0.77)</w:t>
            </w:r>
          </w:p>
        </w:tc>
        <w:tc>
          <w:tcPr>
            <w:tcW w:w="1417" w:type="dxa"/>
            <w:vAlign w:val="center"/>
            <w:hideMark/>
          </w:tcPr>
          <w:p w14:paraId="4C27A379" w14:textId="3CC75DCF" w:rsidR="008132B4" w:rsidRPr="001C7739" w:rsidRDefault="7DF984C8" w:rsidP="00501009">
            <w:r w:rsidRPr="7DF984C8">
              <w:rPr>
                <w:rFonts w:cs="맑은 고딕"/>
              </w:rPr>
              <w:t>7d window, k=2</w:t>
            </w:r>
          </w:p>
        </w:tc>
        <w:tc>
          <w:tcPr>
            <w:tcW w:w="1701" w:type="dxa"/>
            <w:vAlign w:val="center"/>
            <w:hideMark/>
          </w:tcPr>
          <w:p w14:paraId="27B739FE" w14:textId="5F6AC9FA" w:rsidR="008132B4" w:rsidRPr="001C7739" w:rsidRDefault="68D452FA" w:rsidP="00501009">
            <w:r w:rsidRPr="68D452FA">
              <w:rPr>
                <w:rFonts w:cs="맑은 고딕"/>
              </w:rPr>
              <w:t>Auto: Recall &lt; 0.80 시 모델 예측 보류 → Human: 데이터팀 슬랭 추출 파이프라인 업데이트</w:t>
            </w:r>
          </w:p>
        </w:tc>
        <w:tc>
          <w:tcPr>
            <w:tcW w:w="1701" w:type="dxa"/>
            <w:vAlign w:val="center"/>
            <w:hideMark/>
          </w:tcPr>
          <w:p w14:paraId="3B38815E" w14:textId="6033159A" w:rsidR="008132B4" w:rsidRPr="001C7739" w:rsidRDefault="021CD5B3" w:rsidP="00501009">
            <w:r w:rsidRPr="021CD5B3">
              <w:rPr>
                <w:rFonts w:cs="맑은 고딕"/>
              </w:rPr>
              <w:t>신규 은어 1k건 수집 + Tokenizer 업데이트 + Subword 재훈련</w:t>
            </w:r>
          </w:p>
        </w:tc>
        <w:tc>
          <w:tcPr>
            <w:tcW w:w="2268" w:type="dxa"/>
            <w:vAlign w:val="center"/>
            <w:hideMark/>
          </w:tcPr>
          <w:p w14:paraId="01C7C08E" w14:textId="6497A160" w:rsidR="008132B4" w:rsidRPr="001C7739" w:rsidRDefault="3D205861" w:rsidP="00501009">
            <w:r w:rsidRPr="3D205861">
              <w:rPr>
                <w:rFonts w:cs="맑은 고딕"/>
              </w:rPr>
              <w:t>evidence/O_observed/stress/slang_drift_eval.csv [O]</w:t>
            </w:r>
          </w:p>
        </w:tc>
        <w:tc>
          <w:tcPr>
            <w:tcW w:w="1276" w:type="dxa"/>
            <w:vAlign w:val="center"/>
            <w:hideMark/>
          </w:tcPr>
          <w:p w14:paraId="6732AD0C" w14:textId="1028D404" w:rsidR="008132B4" w:rsidRPr="001C7739" w:rsidRDefault="3A9A78D5" w:rsidP="00501009">
            <w:r w:rsidRPr="3A9A78D5">
              <w:rPr>
                <w:rFonts w:cs="맑은 고딕"/>
              </w:rPr>
              <w:t>slang_dict_v1.3 기반, 정책 반영 전</w:t>
            </w:r>
          </w:p>
        </w:tc>
      </w:tr>
      <w:tr w:rsidR="008132B4" w:rsidRPr="001C7739" w14:paraId="3BF70F23" w14:textId="77777777" w:rsidTr="6197A105">
        <w:trPr>
          <w:trHeight w:val="300"/>
        </w:trPr>
        <w:tc>
          <w:tcPr>
            <w:tcW w:w="1410" w:type="dxa"/>
            <w:vAlign w:val="center"/>
            <w:hideMark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380"/>
            </w:tblGrid>
            <w:tr w:rsidR="183BA126" w14:paraId="69E85BFE" w14:textId="77777777" w:rsidTr="183BA126">
              <w:trPr>
                <w:trHeight w:val="300"/>
              </w:trPr>
              <w:tc>
                <w:tcPr>
                  <w:tcW w:w="1380" w:type="dxa"/>
                  <w:vAlign w:val="center"/>
                </w:tcPr>
                <w:p w14:paraId="1D3D29ED" w14:textId="7B820025" w:rsidR="183BA126" w:rsidRDefault="183BA126" w:rsidP="183BA126">
                  <w:r>
                    <w:t>ST-TXT-DRIFT-03</w:t>
                  </w:r>
                </w:p>
              </w:tc>
            </w:tr>
            <w:tr w:rsidR="183BA126" w14:paraId="51CC57A8" w14:textId="77777777" w:rsidTr="183BA126">
              <w:trPr>
                <w:trHeight w:val="300"/>
              </w:trPr>
              <w:tc>
                <w:tcPr>
                  <w:tcW w:w="1380" w:type="dxa"/>
                  <w:vAlign w:val="center"/>
                </w:tcPr>
                <w:p w14:paraId="6D5A848E" w14:textId="5D4ECDC3" w:rsidR="183BA126" w:rsidRDefault="183BA126"/>
              </w:tc>
            </w:tr>
          </w:tbl>
          <w:p w14:paraId="2444F9E3" w14:textId="273DA0B1" w:rsidR="008132B4" w:rsidRPr="001C7739" w:rsidRDefault="008132B4" w:rsidP="00501009"/>
        </w:tc>
        <w:tc>
          <w:tcPr>
            <w:tcW w:w="1142" w:type="dxa"/>
            <w:vAlign w:val="center"/>
            <w:hideMark/>
          </w:tcPr>
          <w:p w14:paraId="0533454C" w14:textId="3F5074EC" w:rsidR="008132B4" w:rsidRPr="001C7739" w:rsidRDefault="01FAF176" w:rsidP="00501009">
            <w:r w:rsidRPr="01FAF176">
              <w:rPr>
                <w:rFonts w:cs="맑은 고딕"/>
              </w:rPr>
              <w:t>Text/ Temporal policy slice</w:t>
            </w:r>
          </w:p>
        </w:tc>
        <w:tc>
          <w:tcPr>
            <w:tcW w:w="1945" w:type="dxa"/>
            <w:vAlign w:val="center"/>
            <w:hideMark/>
          </w:tcPr>
          <w:p w14:paraId="1AF62132" w14:textId="6C1EA8D1" w:rsidR="008132B4" w:rsidRPr="001C7739" w:rsidRDefault="6FBDDB22" w:rsidP="00501009">
            <w:r w:rsidRPr="6FBDDB22">
              <w:rPr>
                <w:rFonts w:cs="맑은 고딕"/>
              </w:rPr>
              <w:t>Concept drift: outdated keywords + policy threshold mismatch</w:t>
            </w:r>
          </w:p>
        </w:tc>
        <w:tc>
          <w:tcPr>
            <w:tcW w:w="1258" w:type="dxa"/>
            <w:vAlign w:val="center"/>
            <w:hideMark/>
          </w:tcPr>
          <w:p w14:paraId="6F64318F" w14:textId="4F6CEF4C" w:rsidR="008132B4" w:rsidRPr="001C7739" w:rsidRDefault="53A70F39" w:rsidP="00501009">
            <w:r w:rsidRPr="53A70F39">
              <w:rPr>
                <w:rFonts w:cs="맑은 고딕"/>
              </w:rPr>
              <w:t>사회 기준 변경 후에도 과거 라벨 기준 유지 → 재현</w:t>
            </w:r>
            <w:r w:rsidRPr="53A70F39">
              <w:rPr>
                <w:rFonts w:cs="맑은 고딕"/>
              </w:rPr>
              <w:lastRenderedPageBreak/>
              <w:t>율·정밀도 균형 붕괴</w:t>
            </w:r>
          </w:p>
        </w:tc>
        <w:tc>
          <w:tcPr>
            <w:tcW w:w="1475" w:type="dxa"/>
            <w:vAlign w:val="center"/>
            <w:hideMark/>
          </w:tcPr>
          <w:p w14:paraId="71CE3634" w14:textId="02DE53C3" w:rsidR="008132B4" w:rsidRPr="001C7739" w:rsidRDefault="65596F06" w:rsidP="00501009">
            <w:r w:rsidRPr="65596F06">
              <w:rPr>
                <w:rFonts w:cs="맑은 고딕"/>
              </w:rPr>
              <w:lastRenderedPageBreak/>
              <w:t>ΔPrecision +0.06 vs month baseline</w:t>
            </w:r>
          </w:p>
        </w:tc>
        <w:tc>
          <w:tcPr>
            <w:tcW w:w="1417" w:type="dxa"/>
            <w:vAlign w:val="center"/>
            <w:hideMark/>
          </w:tcPr>
          <w:p w14:paraId="0F026174" w14:textId="497A2195" w:rsidR="008132B4" w:rsidRPr="001C7739" w:rsidRDefault="044BDD53" w:rsidP="00501009">
            <w:r w:rsidRPr="044BDD53">
              <w:rPr>
                <w:rFonts w:cs="맑은 고딕"/>
              </w:rPr>
              <w:t>30d window, k=2</w:t>
            </w:r>
          </w:p>
        </w:tc>
        <w:tc>
          <w:tcPr>
            <w:tcW w:w="1701" w:type="dxa"/>
            <w:vAlign w:val="center"/>
            <w:hideMark/>
          </w:tcPr>
          <w:p w14:paraId="69615CA8" w14:textId="2A55CE28" w:rsidR="008132B4" w:rsidRPr="001C7739" w:rsidRDefault="228DCF6A" w:rsidP="00501009">
            <w:r w:rsidRPr="228DCF6A">
              <w:rPr>
                <w:rFonts w:cs="맑은 고딕"/>
              </w:rPr>
              <w:t>Auto: Drift 탐지 시 Threshold 자동 보정 → Human: 정책 위</w:t>
            </w:r>
            <w:r w:rsidRPr="228DCF6A">
              <w:rPr>
                <w:rFonts w:cs="맑은 고딕"/>
              </w:rPr>
              <w:lastRenderedPageBreak/>
              <w:t>원회 재검토</w:t>
            </w:r>
          </w:p>
        </w:tc>
        <w:tc>
          <w:tcPr>
            <w:tcW w:w="1701" w:type="dxa"/>
            <w:vAlign w:val="center"/>
            <w:hideMark/>
          </w:tcPr>
          <w:p w14:paraId="572C77BD" w14:textId="05E2C089" w:rsidR="008132B4" w:rsidRPr="001C7739" w:rsidRDefault="079B9F88" w:rsidP="00501009">
            <w:r w:rsidRPr="079B9F88">
              <w:rPr>
                <w:rFonts w:cs="맑은 고딕"/>
              </w:rPr>
              <w:lastRenderedPageBreak/>
              <w:t>최신 사회 언어 데이터 반영 + Threshold 재보정 + 정책 자동 동기</w:t>
            </w:r>
            <w:r w:rsidRPr="079B9F88">
              <w:rPr>
                <w:rFonts w:cs="맑은 고딕"/>
              </w:rPr>
              <w:lastRenderedPageBreak/>
              <w:t>화 모듈 적용</w:t>
            </w:r>
          </w:p>
        </w:tc>
        <w:tc>
          <w:tcPr>
            <w:tcW w:w="2268" w:type="dxa"/>
            <w:vAlign w:val="center"/>
            <w:hideMark/>
          </w:tcPr>
          <w:p w14:paraId="5FFA7E47" w14:textId="741A7153" w:rsidR="008132B4" w:rsidRPr="001C7739" w:rsidRDefault="07A0917D" w:rsidP="00501009">
            <w:r w:rsidRPr="07A0917D">
              <w:rPr>
                <w:rFonts w:cs="맑은 고딕"/>
              </w:rPr>
              <w:lastRenderedPageBreak/>
              <w:t>drift_metrics.csv [O]; policy_update_plan.docx [A]</w:t>
            </w:r>
          </w:p>
        </w:tc>
        <w:tc>
          <w:tcPr>
            <w:tcW w:w="1276" w:type="dxa"/>
            <w:vAlign w:val="center"/>
            <w:hideMark/>
          </w:tcPr>
          <w:p w14:paraId="27CB43DC" w14:textId="15160781" w:rsidR="008132B4" w:rsidRPr="001C7739" w:rsidRDefault="76A29F79" w:rsidP="00501009">
            <w:r w:rsidRPr="76A29F79">
              <w:rPr>
                <w:rFonts w:cs="맑은 고딕"/>
              </w:rPr>
              <w:t>월간 기준 정책 데이터셋 동기화 중</w:t>
            </w:r>
          </w:p>
        </w:tc>
      </w:tr>
      <w:tr w:rsidR="7F80BDD7" w14:paraId="6D1099BC" w14:textId="77777777" w:rsidTr="7F80BDD7">
        <w:trPr>
          <w:trHeight w:val="300"/>
        </w:trPr>
        <w:tc>
          <w:tcPr>
            <w:tcW w:w="1410" w:type="dxa"/>
            <w:vAlign w:val="center"/>
            <w:hideMark/>
          </w:tcPr>
          <w:p w14:paraId="328A2486" w14:textId="6C429EC9" w:rsidR="7F80BDD7" w:rsidRDefault="7430BA7D" w:rsidP="7F80BDD7">
            <w:r w:rsidRPr="7430BA7D">
              <w:rPr>
                <w:rFonts w:cs="맑은 고딕"/>
              </w:rPr>
              <w:t>ST-TXT-MLANG-04</w:t>
            </w:r>
          </w:p>
        </w:tc>
        <w:tc>
          <w:tcPr>
            <w:tcW w:w="1142" w:type="dxa"/>
            <w:vAlign w:val="center"/>
            <w:hideMark/>
          </w:tcPr>
          <w:p w14:paraId="5037DA14" w14:textId="4774C670" w:rsidR="7F80BDD7" w:rsidRDefault="6FD4857A" w:rsidP="7F80BDD7">
            <w:r w:rsidRPr="6FD4857A">
              <w:rPr>
                <w:rFonts w:cs="맑은 고딕"/>
              </w:rPr>
              <w:t>Text/ Multilingual EN–JP slice</w:t>
            </w:r>
          </w:p>
        </w:tc>
        <w:tc>
          <w:tcPr>
            <w:tcW w:w="1945" w:type="dxa"/>
            <w:vAlign w:val="center"/>
            <w:hideMark/>
          </w:tcPr>
          <w:p w14:paraId="7AB8E223" w14:textId="3BA786FB" w:rsidR="7F80BDD7" w:rsidRDefault="7B9F7982" w:rsidP="7F80BDD7">
            <w:r w:rsidRPr="7B9F7982">
              <w:rPr>
                <w:rFonts w:cs="맑은 고딕"/>
              </w:rPr>
              <w:t>Corruption: language mixing and script noise (20% ratio)</w:t>
            </w:r>
          </w:p>
        </w:tc>
        <w:tc>
          <w:tcPr>
            <w:tcW w:w="1258" w:type="dxa"/>
            <w:vAlign w:val="center"/>
            <w:hideMark/>
          </w:tcPr>
          <w:p w14:paraId="028E951C" w14:textId="500D9FFE" w:rsidR="7F80BDD7" w:rsidRDefault="5F297CFB" w:rsidP="7F80BDD7">
            <w:r w:rsidRPr="5F297CFB">
              <w:rPr>
                <w:rFonts w:cs="맑은 고딕"/>
              </w:rPr>
              <w:t>다국어 입력 혼합 문장 테스트 → 실제 글로벌 서비스 댓글 환경 재현</w:t>
            </w:r>
          </w:p>
        </w:tc>
        <w:tc>
          <w:tcPr>
            <w:tcW w:w="1475" w:type="dxa"/>
            <w:vAlign w:val="center"/>
            <w:hideMark/>
          </w:tcPr>
          <w:p w14:paraId="5965F64A" w14:textId="07C584B3" w:rsidR="7F80BDD7" w:rsidRDefault="0F9D1682" w:rsidP="7F80BDD7">
            <w:r w:rsidRPr="0F9D1682">
              <w:rPr>
                <w:rFonts w:cs="맑은 고딕"/>
              </w:rPr>
              <w:t>FP_Rate ↑ 0.06 (→ 0.21)</w:t>
            </w:r>
          </w:p>
        </w:tc>
        <w:tc>
          <w:tcPr>
            <w:tcW w:w="1417" w:type="dxa"/>
            <w:vAlign w:val="center"/>
            <w:hideMark/>
          </w:tcPr>
          <w:p w14:paraId="2ED340EA" w14:textId="23D1B594" w:rsidR="7F80BDD7" w:rsidRDefault="043A3199" w:rsidP="7F80BDD7">
            <w:r w:rsidRPr="043A3199">
              <w:rPr>
                <w:rFonts w:cs="맑은 고딕"/>
              </w:rPr>
              <w:t>14d window, k=2</w:t>
            </w:r>
          </w:p>
        </w:tc>
        <w:tc>
          <w:tcPr>
            <w:tcW w:w="1701" w:type="dxa"/>
            <w:vAlign w:val="center"/>
            <w:hideMark/>
          </w:tcPr>
          <w:p w14:paraId="5C15B871" w14:textId="1E4B0859" w:rsidR="7F80BDD7" w:rsidRDefault="1A6DCFC6" w:rsidP="7F80BDD7">
            <w:r w:rsidRPr="1A6DCFC6">
              <w:rPr>
                <w:rFonts w:cs="맑은 고딕"/>
              </w:rPr>
              <w:t>Auto: FP_Rate &gt; 0.15 시 언어별 LID 분리 → Human: 엔지니어 검토 및 언어모델 보강</w:t>
            </w:r>
          </w:p>
        </w:tc>
        <w:tc>
          <w:tcPr>
            <w:tcW w:w="1701" w:type="dxa"/>
            <w:vAlign w:val="center"/>
            <w:hideMark/>
          </w:tcPr>
          <w:p w14:paraId="48A66408" w14:textId="392EEC5C" w:rsidR="7F80BDD7" w:rsidRDefault="7F1DBB0E" w:rsidP="7F80BDD7">
            <w:r w:rsidRPr="7F1DBB0E">
              <w:rPr>
                <w:rFonts w:cs="맑은 고딕"/>
              </w:rPr>
              <w:t>LID 필터 강화 + EN/JP 데이터 3k건 증강 + Tokenization 정제</w:t>
            </w:r>
          </w:p>
        </w:tc>
        <w:tc>
          <w:tcPr>
            <w:tcW w:w="2268" w:type="dxa"/>
            <w:vAlign w:val="center"/>
            <w:hideMark/>
          </w:tcPr>
          <w:p w14:paraId="1C7665D0" w14:textId="188FDCFA" w:rsidR="7F80BDD7" w:rsidRDefault="763CA9EA" w:rsidP="7F80BDD7">
            <w:r w:rsidRPr="763CA9EA">
              <w:rPr>
                <w:rFonts w:cs="맑은 고딕"/>
              </w:rPr>
              <w:t>evidence/O_observed/stress/multilang_mix_eval.csv [O]</w:t>
            </w:r>
          </w:p>
        </w:tc>
        <w:tc>
          <w:tcPr>
            <w:tcW w:w="1276" w:type="dxa"/>
            <w:vAlign w:val="center"/>
            <w:hideMark/>
          </w:tcPr>
          <w:p w14:paraId="00F7E19B" w14:textId="7A19F62A" w:rsidR="7F80BDD7" w:rsidRDefault="2E2D41DE" w:rsidP="7F80BDD7">
            <w:r w:rsidRPr="2E2D41DE">
              <w:rPr>
                <w:rFonts w:cs="맑은 고딕"/>
              </w:rPr>
              <w:t>multilingual_encoder_v2 검증 중</w:t>
            </w:r>
          </w:p>
        </w:tc>
      </w:tr>
      <w:tr w:rsidR="2117E85D" w14:paraId="3D88EDD9" w14:textId="77777777" w:rsidTr="1E068CFA">
        <w:trPr>
          <w:trHeight w:val="300"/>
        </w:trPr>
        <w:tc>
          <w:tcPr>
            <w:tcW w:w="1410" w:type="dxa"/>
            <w:vAlign w:val="center"/>
            <w:hideMark/>
          </w:tcPr>
          <w:p w14:paraId="4911017E" w14:textId="0A158FE5" w:rsidR="2117E85D" w:rsidRDefault="0095D6D2" w:rsidP="2117E85D">
            <w:r w:rsidRPr="0095D6D2">
              <w:rPr>
                <w:rFonts w:cs="맑은 고딕"/>
              </w:rPr>
              <w:t>ST-TXT-LAT-05</w:t>
            </w:r>
          </w:p>
        </w:tc>
        <w:tc>
          <w:tcPr>
            <w:tcW w:w="1142" w:type="dxa"/>
            <w:vAlign w:val="center"/>
            <w:hideMark/>
          </w:tcPr>
          <w:p w14:paraId="2EC18328" w14:textId="7ACC0BDC" w:rsidR="2117E85D" w:rsidRDefault="20EC93E6" w:rsidP="2117E85D">
            <w:r w:rsidRPr="20EC93E6">
              <w:rPr>
                <w:rFonts w:cs="맑은 고딕"/>
              </w:rPr>
              <w:t>Text/ Realtime input slice</w:t>
            </w:r>
          </w:p>
        </w:tc>
        <w:tc>
          <w:tcPr>
            <w:tcW w:w="1945" w:type="dxa"/>
            <w:vAlign w:val="center"/>
            <w:hideMark/>
          </w:tcPr>
          <w:p w14:paraId="6D35FA25" w14:textId="5C512497" w:rsidR="2117E85D" w:rsidRDefault="63939AE4" w:rsidP="2117E85D">
            <w:r w:rsidRPr="63939AE4">
              <w:rPr>
                <w:rFonts w:cs="맑은 고딕"/>
              </w:rPr>
              <w:t>Load stress: burst requests 200/s + long input length 512 tokens</w:t>
            </w:r>
          </w:p>
        </w:tc>
        <w:tc>
          <w:tcPr>
            <w:tcW w:w="1258" w:type="dxa"/>
            <w:vAlign w:val="center"/>
            <w:hideMark/>
          </w:tcPr>
          <w:p w14:paraId="29238EBD" w14:textId="59186B83" w:rsidR="2117E85D" w:rsidRDefault="2C109D0C" w:rsidP="2117E85D">
            <w:r w:rsidRPr="2C109D0C">
              <w:rPr>
                <w:rFonts w:cs="맑은 고딕"/>
              </w:rPr>
              <w:t>실제 대량 API 호출 상황 시뮬레이션 → 실시간 필터 응답 지연 재현</w:t>
            </w:r>
          </w:p>
        </w:tc>
        <w:tc>
          <w:tcPr>
            <w:tcW w:w="1475" w:type="dxa"/>
            <w:vAlign w:val="center"/>
            <w:hideMark/>
          </w:tcPr>
          <w:p w14:paraId="5AEB1D07" w14:textId="2A2562EB" w:rsidR="2117E85D" w:rsidRDefault="0C93F853" w:rsidP="2117E85D">
            <w:r w:rsidRPr="0C93F853">
              <w:rPr>
                <w:rFonts w:cs="맑은 고딕"/>
              </w:rPr>
              <w:t>p95 Latency ↑ 0.4 s (→ 1.8 s)</w:t>
            </w:r>
          </w:p>
        </w:tc>
        <w:tc>
          <w:tcPr>
            <w:tcW w:w="1417" w:type="dxa"/>
            <w:vAlign w:val="center"/>
            <w:hideMark/>
          </w:tcPr>
          <w:p w14:paraId="697CC773" w14:textId="26443DCD" w:rsidR="2117E85D" w:rsidRDefault="01047923" w:rsidP="2117E85D">
            <w:r w:rsidRPr="01047923">
              <w:rPr>
                <w:rFonts w:cs="맑은 고딕"/>
              </w:rPr>
              <w:t>7d window, k=2</w:t>
            </w:r>
          </w:p>
        </w:tc>
        <w:tc>
          <w:tcPr>
            <w:tcW w:w="1701" w:type="dxa"/>
            <w:vAlign w:val="center"/>
            <w:hideMark/>
          </w:tcPr>
          <w:p w14:paraId="0C666C0C" w14:textId="25028498" w:rsidR="2117E85D" w:rsidRDefault="46D1A3CA" w:rsidP="2117E85D">
            <w:r w:rsidRPr="46D1A3CA">
              <w:rPr>
                <w:rFonts w:cs="맑은 고딕"/>
              </w:rPr>
              <w:t>Auto: p95 &gt; 1.5 s 시 자동 차단 → Human: SRE 팀 스케일링 승인</w:t>
            </w:r>
          </w:p>
        </w:tc>
        <w:tc>
          <w:tcPr>
            <w:tcW w:w="1701" w:type="dxa"/>
            <w:vAlign w:val="center"/>
            <w:hideMark/>
          </w:tcPr>
          <w:p w14:paraId="620A2FCE" w14:textId="63A13D84" w:rsidR="2117E85D" w:rsidRDefault="1C45AB63" w:rsidP="2117E85D">
            <w:r w:rsidRPr="1C45AB63">
              <w:rPr>
                <w:rFonts w:cs="맑은 고딕"/>
              </w:rPr>
              <w:t>TensorRT 추론 엔진 도입 + Auto-scaling 정책 조정 + Queue prioritization</w:t>
            </w:r>
          </w:p>
        </w:tc>
        <w:tc>
          <w:tcPr>
            <w:tcW w:w="2268" w:type="dxa"/>
            <w:vAlign w:val="center"/>
            <w:hideMark/>
          </w:tcPr>
          <w:p w14:paraId="07F54906" w14:textId="00B086B8" w:rsidR="2117E85D" w:rsidRDefault="3D39FE6A" w:rsidP="2117E85D">
            <w:r w:rsidRPr="3D39FE6A">
              <w:rPr>
                <w:rFonts w:cs="맑은 고딕"/>
              </w:rPr>
              <w:t>latency_monitor.csv [O]; scaling_playbook.pdf [B]</w:t>
            </w:r>
          </w:p>
        </w:tc>
        <w:tc>
          <w:tcPr>
            <w:tcW w:w="1276" w:type="dxa"/>
            <w:vAlign w:val="center"/>
            <w:hideMark/>
          </w:tcPr>
          <w:p w14:paraId="78C4E0BA" w14:textId="59F0640E" w:rsidR="1E068CFA" w:rsidRDefault="1E068CFA" w:rsidP="1E068CFA">
            <w:r>
              <w:t>CUDA log 분석 기반, 서버 리소스 최적화 대기</w:t>
            </w:r>
          </w:p>
        </w:tc>
      </w:tr>
    </w:tbl>
    <w:p w14:paraId="100C7EBF" w14:textId="77777777" w:rsidR="008132B4" w:rsidRPr="001C7739" w:rsidRDefault="008132B4" w:rsidP="00501009"/>
    <w:p w14:paraId="4A670E5F" w14:textId="77777777" w:rsidR="008132B4" w:rsidRPr="001C7739" w:rsidRDefault="008132B4" w:rsidP="00501009">
      <w:r w:rsidRPr="001C7739">
        <w:t>1. ST-TXT-LONG-01: (텍스트) 긴 컨텍스트 및 부정문</w:t>
      </w:r>
    </w:p>
    <w:p w14:paraId="6E9F3A0F" w14:textId="77777777" w:rsidR="008132B4" w:rsidRPr="001C7739" w:rsidRDefault="008132B4" w:rsidP="00501009">
      <w:r w:rsidRPr="001C7739">
        <w:t xml:space="preserve">이 행은 텍스트 모델이 </w:t>
      </w:r>
      <w:r w:rsidRPr="001C7739">
        <w:rPr>
          <w:b/>
          <w:bCs/>
        </w:rPr>
        <w:t>야간 장문(long-thread) 환경</w:t>
      </w:r>
      <w:r w:rsidRPr="001C7739">
        <w:t>에서 부정문이 포함된 복잡한 내용을 처리할 때 실패하는 상황을 분석합니다.</w:t>
      </w:r>
    </w:p>
    <w:p w14:paraId="6D8352B3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스트레스 요인:</w:t>
      </w:r>
      <w:r w:rsidRPr="001C7739">
        <w:t xml:space="preserve"> 긴 컨텍스트(4천 토큰까지)와 </w:t>
      </w:r>
      <w:r w:rsidRPr="001C7739">
        <w:rPr>
          <w:b/>
          <w:bCs/>
        </w:rPr>
        <w:t>부정어(negation)</w:t>
      </w:r>
      <w:r w:rsidRPr="001C7739">
        <w:t xml:space="preserve"> 및</w:t>
      </w:r>
      <w:r w:rsidR="009A3307" w:rsidRPr="001C7739">
        <w:t xml:space="preserve"> </w:t>
      </w:r>
      <w:r w:rsidRPr="001C7739">
        <w:t>상호 참조(coreference)</w:t>
      </w:r>
      <w:r w:rsidR="009A3307" w:rsidRPr="001C7739">
        <w:t xml:space="preserve"> </w:t>
      </w:r>
      <w:r w:rsidRPr="001C7739">
        <w:t>가 포함된 문장을 테스트했습니다.</w:t>
      </w:r>
    </w:p>
    <w:p w14:paraId="6208839A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시나리오 현실성:</w:t>
      </w:r>
      <w:r w:rsidRPr="001C7739">
        <w:t xml:space="preserve"> 야간에 발생하는 스레드는 일반적인 스레드보다 </w:t>
      </w:r>
      <w:r w:rsidRPr="001C7739">
        <w:rPr>
          <w:b/>
          <w:bCs/>
        </w:rPr>
        <w:t>2~4배 더 길고</w:t>
      </w:r>
      <w:r w:rsidRPr="001C7739">
        <w:t xml:space="preserve"> 부정문 사용이 흔하기 때문에 이 테스트가 중요합니다.</w:t>
      </w:r>
    </w:p>
    <w:p w14:paraId="7BAD9E68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지표 영향:</w:t>
      </w:r>
      <w:r w:rsidRPr="001C7739">
        <w:t xml:space="preserve"> 이 스트레스 요인으로 인해 모델의</w:t>
      </w:r>
      <w:r w:rsidR="009A3307" w:rsidRPr="001C7739">
        <w:t xml:space="preserve"> </w:t>
      </w:r>
      <w:r w:rsidRPr="001C7739">
        <w:t>재현율(Recall)</w:t>
      </w:r>
      <w:r w:rsidR="009A3307" w:rsidRPr="001C7739">
        <w:t xml:space="preserve"> </w:t>
      </w:r>
      <w:r w:rsidRPr="001C7739">
        <w:t xml:space="preserve">이 약 </w:t>
      </w:r>
      <w:r w:rsidRPr="001C7739">
        <w:rPr>
          <w:b/>
          <w:bCs/>
        </w:rPr>
        <w:t>5점 하락</w:t>
      </w:r>
      <w:r w:rsidRPr="001C7739">
        <w:t>했으며, 특히 부정문이 포함된 사례에서는 정확한 일치율이 더 많이 하락했습니다.</w:t>
      </w:r>
    </w:p>
    <w:p w14:paraId="4EA2F876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봉쇄 조치:</w:t>
      </w:r>
      <w:r w:rsidRPr="001C7739">
        <w:t xml:space="preserve"> </w:t>
      </w:r>
      <w:r w:rsidRPr="001C7739">
        <w:rPr>
          <w:b/>
          <w:bCs/>
        </w:rPr>
        <w:t>매우 긴 스레드</w:t>
      </w:r>
      <w:r w:rsidRPr="001C7739">
        <w:t>에 대해서는 임계값 근처의 좁은 범위에서 모델의 예측을</w:t>
      </w:r>
      <w:r w:rsidR="009A3307" w:rsidRPr="001C7739">
        <w:t xml:space="preserve"> </w:t>
      </w:r>
      <w:r w:rsidRPr="001C7739">
        <w:t>기권(Abstain)</w:t>
      </w:r>
      <w:r w:rsidR="009A3307" w:rsidRPr="001C7739">
        <w:t xml:space="preserve"> </w:t>
      </w:r>
      <w:r w:rsidRPr="001C7739">
        <w:t>하고, 이 사례를</w:t>
      </w:r>
      <w:r w:rsidR="009A3307" w:rsidRPr="001C7739">
        <w:t xml:space="preserve"> </w:t>
      </w:r>
      <w:r w:rsidRPr="001C7739">
        <w:t>편집자(human editorial)</w:t>
      </w:r>
      <w:r w:rsidR="009A3307" w:rsidRPr="001C7739">
        <w:t xml:space="preserve"> </w:t>
      </w:r>
      <w:r w:rsidRPr="001C7739">
        <w:t>에게 라우팅(인계)합니다.</w:t>
      </w:r>
    </w:p>
    <w:p w14:paraId="5D22AA4C" w14:textId="77777777" w:rsidR="008132B4" w:rsidRPr="001C7739" w:rsidRDefault="008132B4" w:rsidP="00501009">
      <w:r w:rsidRPr="001C7739">
        <w:lastRenderedPageBreak/>
        <w:t xml:space="preserve">• </w:t>
      </w:r>
      <w:r w:rsidRPr="001C7739">
        <w:rPr>
          <w:b/>
          <w:bCs/>
        </w:rPr>
        <w:t>복구 계획:</w:t>
      </w:r>
      <w:r w:rsidRPr="001C7739">
        <w:t xml:space="preserve"> 모델이 긴 컨텍스트와 부정문을 더 잘 처리하도록 </w:t>
      </w:r>
      <w:r w:rsidRPr="001C7739">
        <w:rPr>
          <w:b/>
          <w:bCs/>
        </w:rPr>
        <w:t>긴 컨텍스트 훈련 데이터</w:t>
      </w:r>
      <w:r w:rsidRPr="001C7739">
        <w:t>와</w:t>
      </w:r>
      <w:r w:rsidR="009A3307" w:rsidRPr="001C7739">
        <w:t xml:space="preserve"> </w:t>
      </w:r>
      <w:r w:rsidRPr="001C7739">
        <w:t>부정문 반사실적 데이터(negation counterfactuals)</w:t>
      </w:r>
      <w:r w:rsidR="009A3307" w:rsidRPr="001C7739">
        <w:t xml:space="preserve"> </w:t>
      </w:r>
      <w:r w:rsidRPr="001C7739">
        <w:t>를 추가하고, 야간 슬라이스의 임계값을</w:t>
      </w:r>
      <w:r w:rsidR="009A3307" w:rsidRPr="001C7739">
        <w:t xml:space="preserve"> </w:t>
      </w:r>
      <w:r w:rsidRPr="001C7739">
        <w:t>재보정(recalibrate)</w:t>
      </w:r>
      <w:r w:rsidR="009A3307" w:rsidRPr="001C7739">
        <w:t xml:space="preserve"> </w:t>
      </w:r>
      <w:r w:rsidRPr="001C7739">
        <w:t>할 계획입니다.</w:t>
      </w:r>
    </w:p>
    <w:p w14:paraId="15EC00E0" w14:textId="77777777" w:rsidR="009A3307" w:rsidRPr="001C7739" w:rsidRDefault="009A3307" w:rsidP="00501009"/>
    <w:p w14:paraId="19EA4DFF" w14:textId="77777777" w:rsidR="008132B4" w:rsidRPr="001C7739" w:rsidRDefault="008132B4" w:rsidP="00501009">
      <w:r w:rsidRPr="001C7739">
        <w:t>2. ST-IMG-GLARE-02: (이미지) 저조도 및 눈부심</w:t>
      </w:r>
    </w:p>
    <w:p w14:paraId="4CBEE117" w14:textId="77777777" w:rsidR="008132B4" w:rsidRPr="001C7739" w:rsidRDefault="008132B4" w:rsidP="00501009">
      <w:r w:rsidRPr="001C7739">
        <w:t xml:space="preserve">이 행은 이미지 인식 모델(예: 자율 주행)이 </w:t>
      </w:r>
      <w:r w:rsidRPr="001C7739">
        <w:rPr>
          <w:b/>
          <w:bCs/>
        </w:rPr>
        <w:t>황혼 도시 환경</w:t>
      </w:r>
      <w:r w:rsidRPr="001C7739">
        <w:t>에서 눈부심이나 저조도로 인해 성능이 급격히 저하되는 상황을 분석합니다.</w:t>
      </w:r>
    </w:p>
    <w:p w14:paraId="51CE04B3" w14:textId="77777777" w:rsidR="008132B4" w:rsidRPr="001C7739" w:rsidRDefault="008132B4" w:rsidP="00501009">
      <w:r w:rsidRPr="001C7739">
        <w:t>• 스트레스 요인: 3단계의 눈부심(glare) 손상 기법을 적용하고 저조도 노출을 감소시켜 테스트를 진행했습니다.</w:t>
      </w:r>
    </w:p>
    <w:p w14:paraId="67971C98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시나리오 현실성:</w:t>
      </w:r>
      <w:r w:rsidRPr="001C7739">
        <w:t xml:space="preserve"> 계절이 바뀌는 황혼 시간대에는 </w:t>
      </w:r>
      <w:r w:rsidRPr="001C7739">
        <w:rPr>
          <w:b/>
          <w:bCs/>
        </w:rPr>
        <w:t>마주 오는 차량의 헤드라이트</w:t>
      </w:r>
      <w:r w:rsidRPr="001C7739">
        <w:t>가 빈번하게 발생하므로 이 시나리오에 대비해야 합니다.</w:t>
      </w:r>
    </w:p>
    <w:p w14:paraId="2B30DDB2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지표 영향:</w:t>
      </w:r>
      <w:r w:rsidRPr="001C7739">
        <w:t xml:space="preserve"> 이 스트레스 요인으로 인해 모델의</w:t>
      </w:r>
      <w:r w:rsidR="009A3307" w:rsidRPr="001C7739">
        <w:t xml:space="preserve"> </w:t>
      </w:r>
      <w:r w:rsidRPr="001C7739">
        <w:t>재현율(Recall)</w:t>
      </w:r>
      <w:r w:rsidR="009A3307" w:rsidRPr="001C7739">
        <w:t xml:space="preserve"> </w:t>
      </w:r>
      <w:r w:rsidRPr="001C7739">
        <w:t xml:space="preserve">이 거의 </w:t>
      </w:r>
      <w:r w:rsidRPr="001C7739">
        <w:rPr>
          <w:b/>
          <w:bCs/>
        </w:rPr>
        <w:t>8점 하락</w:t>
      </w:r>
      <w:r w:rsidRPr="001C7739">
        <w:t xml:space="preserve">했으며, 모델이 중요하다고 판단하는 영역(Grad-CAM Coverage)도 </w:t>
      </w:r>
      <w:r w:rsidRPr="001C7739">
        <w:rPr>
          <w:b/>
          <w:bCs/>
        </w:rPr>
        <w:t>약간 하락</w:t>
      </w:r>
      <w:r w:rsidRPr="001C7739">
        <w:t>했습니다.</w:t>
      </w:r>
    </w:p>
    <w:p w14:paraId="0CB5AD6A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봉쇄 조치:</w:t>
      </w:r>
      <w:r w:rsidRPr="001C7739">
        <w:t xml:space="preserve"> 황혼 시간대의 경로를</w:t>
      </w:r>
      <w:r w:rsidR="009A3307" w:rsidRPr="001C7739">
        <w:t xml:space="preserve"> </w:t>
      </w:r>
      <w:r w:rsidRPr="001C7739">
        <w:t>섀도우 모드(Shadow mode)</w:t>
      </w:r>
      <w:r w:rsidR="009A3307" w:rsidRPr="001C7739">
        <w:t xml:space="preserve"> </w:t>
      </w:r>
      <w:r w:rsidRPr="001C7739">
        <w:t xml:space="preserve">로 운영합니다 (실제 서비스에 적용하지 않고 데이터를 수집하며 성능을 모니터링). 또한, 배포를 허용하기 전에 Grad-CAM 커버리지가 </w:t>
      </w:r>
      <w:r w:rsidRPr="001C7739">
        <w:rPr>
          <w:b/>
          <w:bCs/>
        </w:rPr>
        <w:t>설정된 수준 이상</w:t>
      </w:r>
      <w:r w:rsidRPr="001C7739">
        <w:t>임을 요구하는 보호 장치를 설정했습니다.</w:t>
      </w:r>
    </w:p>
    <w:p w14:paraId="30CA7461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복구 계획:</w:t>
      </w:r>
      <w:r w:rsidRPr="001C7739">
        <w:t xml:space="preserve"> 모델이 역광 환경을 더 잘 처리하도록 </w:t>
      </w:r>
      <w:r w:rsidRPr="001C7739">
        <w:rPr>
          <w:b/>
          <w:bCs/>
        </w:rPr>
        <w:t>역광 증강(backlight augmentation) 데이터</w:t>
      </w:r>
      <w:r w:rsidRPr="001C7739">
        <w:t>를 추가하고, 설정된 수준에서</w:t>
      </w:r>
      <w:r w:rsidR="009A3307" w:rsidRPr="001C7739">
        <w:t xml:space="preserve"> </w:t>
      </w:r>
      <w:r w:rsidRPr="001C7739">
        <w:t>커버리지 보호 장치(coverage guardrail)</w:t>
      </w:r>
      <w:r w:rsidR="009A3307" w:rsidRPr="001C7739">
        <w:t xml:space="preserve"> </w:t>
      </w:r>
      <w:r w:rsidRPr="001C7739">
        <w:t>를 유지할 계획입니다.</w:t>
      </w:r>
    </w:p>
    <w:p w14:paraId="61DF81E8" w14:textId="77777777" w:rsidR="009A3307" w:rsidRPr="001C7739" w:rsidRDefault="009A3307" w:rsidP="00501009"/>
    <w:p w14:paraId="568784DC" w14:textId="77777777" w:rsidR="008132B4" w:rsidRPr="001C7739" w:rsidRDefault="008132B4" w:rsidP="00501009">
      <w:r w:rsidRPr="001C7739">
        <w:t>3. ST-TAB-PSI-03: (표 형식) 인구 이동 및 데이터 누락</w:t>
      </w:r>
    </w:p>
    <w:p w14:paraId="2800D51F" w14:textId="77777777" w:rsidR="008132B4" w:rsidRPr="001C7739" w:rsidRDefault="008132B4" w:rsidP="00501009">
      <w:r w:rsidRPr="001C7739">
        <w:t xml:space="preserve">이 행은 표 형식 데이터 모델(예: 판매 예측)이 </w:t>
      </w:r>
      <w:r w:rsidRPr="001C7739">
        <w:rPr>
          <w:b/>
          <w:bCs/>
        </w:rPr>
        <w:t>인구 이동(Population Shift)</w:t>
      </w:r>
      <w:r w:rsidRPr="001C7739">
        <w:t xml:space="preserve"> 및 </w:t>
      </w:r>
      <w:r w:rsidRPr="001C7739">
        <w:rPr>
          <w:b/>
          <w:bCs/>
        </w:rPr>
        <w:t>필수 데이터 누락</w:t>
      </w:r>
      <w:r w:rsidRPr="001C7739">
        <w:t xml:space="preserve"> 상황에서 예측의 신뢰도를 잃는 상황을 분석합니다.</w:t>
      </w:r>
    </w:p>
    <w:p w14:paraId="42FCE100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스트레스 요인:</w:t>
      </w:r>
      <w:r w:rsidR="009A3307" w:rsidRPr="001C7739">
        <w:t xml:space="preserve"> </w:t>
      </w:r>
      <w:r w:rsidRPr="001C7739">
        <w:t>인구 이동 지표(PSI Score)</w:t>
      </w:r>
      <w:r w:rsidR="009A3307" w:rsidRPr="001C7739">
        <w:t xml:space="preserve"> </w:t>
      </w:r>
      <w:r w:rsidRPr="001C7739">
        <w:t xml:space="preserve">가 약 4분의 1(25%) 수준으로 상승하고, 예측에 필요한 프로모션 필드가 약 15% </w:t>
      </w:r>
      <w:r w:rsidRPr="001C7739">
        <w:rPr>
          <w:b/>
          <w:bCs/>
        </w:rPr>
        <w:t>누락</w:t>
      </w:r>
      <w:r w:rsidRPr="001C7739">
        <w:t>되도록 데이터를 조작하여 테스트했습니다.</w:t>
      </w:r>
    </w:p>
    <w:p w14:paraId="7A509590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시나리오 현실성:</w:t>
      </w:r>
      <w:r w:rsidRPr="001C7739">
        <w:t xml:space="preserve"> 휴일 캠페인과 같은 기간에는 판매 채널 구성이 변하고(PSI), 데이터 입력 과정에서 필수 필드 누락(dropouts)이 증가하는 경향이 있습니다.</w:t>
      </w:r>
    </w:p>
    <w:p w14:paraId="0086A9FB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지표 영향:</w:t>
      </w:r>
      <w:r w:rsidRPr="001C7739">
        <w:t xml:space="preserve"> 이 스트레스 요인으로 인해</w:t>
      </w:r>
      <w:r w:rsidR="009A3307" w:rsidRPr="001C7739">
        <w:t xml:space="preserve"> </w:t>
      </w:r>
      <w:r w:rsidRPr="001C7739">
        <w:t>예측 오차(Forecast error)</w:t>
      </w:r>
      <w:r w:rsidR="009A3307" w:rsidRPr="001C7739">
        <w:t xml:space="preserve"> </w:t>
      </w:r>
      <w:r w:rsidRPr="001C7739">
        <w:t xml:space="preserve">가 몇 점 상승했고, 모델이 예측하는 신뢰 구간(Prediction Interval Coverage)이 약 </w:t>
      </w:r>
      <w:r w:rsidRPr="001C7739">
        <w:rPr>
          <w:b/>
          <w:bCs/>
        </w:rPr>
        <w:t>70%까지 하락</w:t>
      </w:r>
      <w:r w:rsidRPr="001C7739">
        <w:t>했습니다 (즉, 모델 예측의 신뢰성이 크게 떨어졌습니다).</w:t>
      </w:r>
    </w:p>
    <w:p w14:paraId="4933AE9E" w14:textId="77777777" w:rsidR="008132B4" w:rsidRPr="001C7739" w:rsidRDefault="008132B4" w:rsidP="00501009">
      <w:r w:rsidRPr="001C7739">
        <w:lastRenderedPageBreak/>
        <w:t xml:space="preserve">• </w:t>
      </w:r>
      <w:r w:rsidRPr="001C7739">
        <w:rPr>
          <w:b/>
          <w:bCs/>
        </w:rPr>
        <w:t>위반 규칙:</w:t>
      </w:r>
      <w:r w:rsidRPr="001C7739">
        <w:t xml:space="preserve"> 인구 이동 점수가 </w:t>
      </w:r>
      <w:r w:rsidRPr="001C7739">
        <w:rPr>
          <w:b/>
          <w:bCs/>
        </w:rPr>
        <w:t>2주 연속</w:t>
      </w:r>
      <w:r w:rsidRPr="001C7739">
        <w:t xml:space="preserve"> 제한 수준 이상으로 유지되거나, 오차율이 제한 이상으로 상승하면 플래그를 표시하도록 규칙을 설정했습니다.</w:t>
      </w:r>
    </w:p>
    <w:p w14:paraId="5EBEB239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봉쇄 조치:</w:t>
      </w:r>
      <w:r w:rsidRPr="001C7739">
        <w:t xml:space="preserve"> 위반 규칙이 발동되면 모델 예측을 신뢰하지 않고 </w:t>
      </w:r>
      <w:r w:rsidRPr="001C7739">
        <w:rPr>
          <w:b/>
          <w:bCs/>
        </w:rPr>
        <w:t>인간의 예측(human forecast)으로 기권(Abstain)</w:t>
      </w:r>
      <w:r w:rsidRPr="001C7739">
        <w:t xml:space="preserve"> 처리합니다. 또한, 데이터 스키마 관련 오류가 발생했음을 알리는 </w:t>
      </w:r>
      <w:r w:rsidRPr="001C7739">
        <w:rPr>
          <w:b/>
          <w:bCs/>
        </w:rPr>
        <w:t>스키마 티켓을 오픈</w:t>
      </w:r>
      <w:r w:rsidRPr="001C7739">
        <w:t>합니다.</w:t>
      </w:r>
    </w:p>
    <w:p w14:paraId="54C81D4E" w14:textId="77777777" w:rsidR="008132B4" w:rsidRPr="008132B4" w:rsidRDefault="008132B4" w:rsidP="00501009">
      <w:r w:rsidRPr="001C7739">
        <w:t xml:space="preserve">• </w:t>
      </w:r>
      <w:r w:rsidRPr="001C7739">
        <w:rPr>
          <w:b/>
          <w:bCs/>
        </w:rPr>
        <w:t>복구 계획:</w:t>
      </w:r>
      <w:r w:rsidRPr="001C7739">
        <w:t xml:space="preserve"> 입력 데이터의 오류를 걸러내는</w:t>
      </w:r>
      <w:r w:rsidR="009A3307" w:rsidRPr="001C7739">
        <w:t xml:space="preserve"> </w:t>
      </w:r>
      <w:r w:rsidRPr="001C7739">
        <w:t>입력 정리 장치(input sanitizer)</w:t>
      </w:r>
      <w:r w:rsidR="009A3307" w:rsidRPr="001C7739">
        <w:t xml:space="preserve"> </w:t>
      </w:r>
      <w:r w:rsidRPr="001C7739">
        <w:t xml:space="preserve">를 추가하고, 업데이트된 인코딩을 사용하여 모델을 </w:t>
      </w:r>
      <w:r w:rsidRPr="001C7739">
        <w:rPr>
          <w:b/>
          <w:bCs/>
        </w:rPr>
        <w:t>재훈련</w:t>
      </w:r>
      <w:r w:rsidRPr="001C7739">
        <w:t>하며, 예측 정확도를 높이기 위해</w:t>
      </w:r>
      <w:r w:rsidR="009A3307" w:rsidRPr="001C7739">
        <w:t xml:space="preserve"> </w:t>
      </w:r>
      <w:r w:rsidRPr="001C7739">
        <w:t>재보정(recalibrate)</w:t>
      </w:r>
      <w:r w:rsidR="009A3307" w:rsidRPr="001C7739">
        <w:t xml:space="preserve"> </w:t>
      </w:r>
      <w:r w:rsidRPr="001C7739">
        <w:t>할 계획입니다.</w:t>
      </w:r>
    </w:p>
    <w:p w14:paraId="1C19290E" w14:textId="77777777" w:rsidR="008132B4" w:rsidRPr="008132B4" w:rsidRDefault="008132B4" w:rsidP="00501009"/>
    <w:p w14:paraId="0C48D143" w14:textId="77777777" w:rsidR="00530A65" w:rsidRDefault="008132B4" w:rsidP="00501009">
      <w:pPr>
        <w:pStyle w:val="2"/>
      </w:pPr>
      <w:bookmarkStart w:id="7" w:name="_Toc211499936"/>
      <w:r w:rsidRPr="008132B4">
        <w:rPr>
          <w:rFonts w:hint="eastAsia"/>
        </w:rPr>
        <w:t>유효성 검증 및 복원력 증거</w:t>
      </w:r>
      <w:bookmarkEnd w:id="7"/>
    </w:p>
    <w:tbl>
      <w:tblPr>
        <w:tblW w:w="24917" w:type="dxa"/>
        <w:tblInd w:w="-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851"/>
        <w:gridCol w:w="1843"/>
        <w:gridCol w:w="1559"/>
        <w:gridCol w:w="1276"/>
        <w:gridCol w:w="1276"/>
        <w:gridCol w:w="1842"/>
        <w:gridCol w:w="1418"/>
        <w:gridCol w:w="12771"/>
        <w:gridCol w:w="1230"/>
      </w:tblGrid>
      <w:tr w:rsidR="008132B4" w:rsidRPr="001C7739" w14:paraId="6BBA5948" w14:textId="77777777" w:rsidTr="00501009">
        <w:tc>
          <w:tcPr>
            <w:tcW w:w="851" w:type="dxa"/>
            <w:vAlign w:val="center"/>
            <w:hideMark/>
          </w:tcPr>
          <w:p w14:paraId="60909C47" w14:textId="77777777" w:rsidR="008132B4" w:rsidRPr="001C7739" w:rsidRDefault="008132B4" w:rsidP="00501009">
            <w:r w:rsidRPr="001C7739">
              <w:t>Gate ID</w:t>
            </w:r>
          </w:p>
        </w:tc>
        <w:tc>
          <w:tcPr>
            <w:tcW w:w="851" w:type="dxa"/>
            <w:vAlign w:val="center"/>
            <w:hideMark/>
          </w:tcPr>
          <w:p w14:paraId="26C83EB0" w14:textId="77777777" w:rsidR="008132B4" w:rsidRPr="001C7739" w:rsidRDefault="008132B4" w:rsidP="00501009">
            <w:r w:rsidRPr="001C7739">
              <w:t>Scope (Model/Slice)</w:t>
            </w:r>
          </w:p>
        </w:tc>
        <w:tc>
          <w:tcPr>
            <w:tcW w:w="1843" w:type="dxa"/>
            <w:vAlign w:val="center"/>
            <w:hideMark/>
          </w:tcPr>
          <w:p w14:paraId="6B19B92E" w14:textId="77777777" w:rsidR="008132B4" w:rsidRPr="001C7739" w:rsidRDefault="008132B4" w:rsidP="00501009">
            <w:r w:rsidRPr="001C7739">
              <w:t>Evidence Bundle (links)</w:t>
            </w:r>
          </w:p>
        </w:tc>
        <w:tc>
          <w:tcPr>
            <w:tcW w:w="1559" w:type="dxa"/>
            <w:vAlign w:val="center"/>
            <w:hideMark/>
          </w:tcPr>
          <w:p w14:paraId="54E21258" w14:textId="77777777" w:rsidR="008132B4" w:rsidRPr="001C7739" w:rsidRDefault="008132B4" w:rsidP="00501009">
            <w:r w:rsidRPr="001C7739">
              <w:t>Guardrails Applied (rule ref)</w:t>
            </w:r>
          </w:p>
        </w:tc>
        <w:tc>
          <w:tcPr>
            <w:tcW w:w="1276" w:type="dxa"/>
            <w:vAlign w:val="center"/>
            <w:hideMark/>
          </w:tcPr>
          <w:p w14:paraId="7FE6A4E3" w14:textId="77777777" w:rsidR="008132B4" w:rsidRPr="001C7739" w:rsidRDefault="008132B4" w:rsidP="00501009">
            <w:r w:rsidRPr="001C7739">
              <w:t>Aggregation Logic (AND/OR/k)</w:t>
            </w:r>
          </w:p>
        </w:tc>
        <w:tc>
          <w:tcPr>
            <w:tcW w:w="1276" w:type="dxa"/>
            <w:vAlign w:val="center"/>
            <w:hideMark/>
          </w:tcPr>
          <w:p w14:paraId="4E50A062" w14:textId="77777777" w:rsidR="008132B4" w:rsidRPr="001C7739" w:rsidRDefault="008132B4" w:rsidP="00501009">
            <w:r w:rsidRPr="001C7739">
              <w:t>Outcome</w:t>
            </w:r>
          </w:p>
        </w:tc>
        <w:tc>
          <w:tcPr>
            <w:tcW w:w="1842" w:type="dxa"/>
            <w:vAlign w:val="center"/>
            <w:hideMark/>
          </w:tcPr>
          <w:p w14:paraId="0625BCA0" w14:textId="77777777" w:rsidR="008132B4" w:rsidRPr="001C7739" w:rsidRDefault="008132B4" w:rsidP="00501009">
            <w:r w:rsidRPr="001C7739">
              <w:t>Residual Risk</w:t>
            </w:r>
          </w:p>
        </w:tc>
        <w:tc>
          <w:tcPr>
            <w:tcW w:w="1418" w:type="dxa"/>
            <w:vAlign w:val="center"/>
            <w:hideMark/>
          </w:tcPr>
          <w:p w14:paraId="70C2049D" w14:textId="77777777" w:rsidR="008132B4" w:rsidRPr="001C7739" w:rsidRDefault="008132B4" w:rsidP="00501009">
            <w:r w:rsidRPr="001C7739">
              <w:t>Owner (A/R)</w:t>
            </w:r>
          </w:p>
        </w:tc>
        <w:tc>
          <w:tcPr>
            <w:tcW w:w="12771" w:type="dxa"/>
            <w:vAlign w:val="center"/>
            <w:hideMark/>
          </w:tcPr>
          <w:p w14:paraId="5E37E79B" w14:textId="77777777" w:rsidR="008132B4" w:rsidRPr="00501009" w:rsidRDefault="008132B4" w:rsidP="00501009">
            <w:r w:rsidRPr="00501009">
              <w:t>Evidence [A/B/O]</w:t>
            </w:r>
          </w:p>
        </w:tc>
        <w:tc>
          <w:tcPr>
            <w:tcW w:w="1230" w:type="dxa"/>
            <w:vAlign w:val="center"/>
            <w:hideMark/>
          </w:tcPr>
          <w:p w14:paraId="21BD06CB" w14:textId="77777777" w:rsidR="008132B4" w:rsidRPr="001C7739" w:rsidRDefault="008132B4" w:rsidP="00501009">
            <w:r w:rsidRPr="001C7739">
              <w:t>Notes</w:t>
            </w:r>
          </w:p>
        </w:tc>
      </w:tr>
      <w:tr w:rsidR="008132B4" w:rsidRPr="001C7739" w14:paraId="39C98F63" w14:textId="77777777" w:rsidTr="00501009">
        <w:tc>
          <w:tcPr>
            <w:tcW w:w="851" w:type="dxa"/>
            <w:vAlign w:val="center"/>
            <w:hideMark/>
          </w:tcPr>
          <w:p w14:paraId="6700208E" w14:textId="2098FA89" w:rsidR="008132B4" w:rsidRPr="001C7739" w:rsidRDefault="00451591" w:rsidP="00501009">
            <w:r w:rsidRPr="00451591">
              <w:t>G-TXT-HUMOR</w:t>
            </w:r>
          </w:p>
        </w:tc>
        <w:tc>
          <w:tcPr>
            <w:tcW w:w="851" w:type="dxa"/>
            <w:vAlign w:val="center"/>
            <w:hideMark/>
          </w:tcPr>
          <w:p w14:paraId="0AEDDC1A" w14:textId="7E756F90" w:rsidR="008132B4" w:rsidRPr="001C7739" w:rsidRDefault="009150CB" w:rsidP="00501009">
            <w:r w:rsidRPr="009150CB">
              <w:t>clf_v5.1 / SLICE_HUMOR (풍자·유머)</w:t>
            </w:r>
          </w:p>
        </w:tc>
        <w:tc>
          <w:tcPr>
            <w:tcW w:w="1843" w:type="dxa"/>
            <w:vAlign w:val="center"/>
            <w:hideMark/>
          </w:tcPr>
          <w:p w14:paraId="6221963A" w14:textId="5097E097" w:rsidR="008132B4" w:rsidRPr="001C7739" w:rsidRDefault="00FD0230" w:rsidP="00501009">
            <w:r w:rsidRPr="00FD0230">
              <w:t>evidence/O_observed/precision_humor_weekly.csv [O]; evidence/O_observed/xai/humor_fp_analysis.csv [O]; evidence/O_observed/stress/humor_sarcasm_test.csv [O]</w:t>
            </w:r>
          </w:p>
        </w:tc>
        <w:tc>
          <w:tcPr>
            <w:tcW w:w="1559" w:type="dxa"/>
            <w:vAlign w:val="center"/>
            <w:hideMark/>
          </w:tcPr>
          <w:p w14:paraId="3D8D2588" w14:textId="6F06B1D8" w:rsidR="008132B4" w:rsidRPr="001C7739" w:rsidRDefault="00036ED9" w:rsidP="00501009">
            <w:r w:rsidRPr="00036ED9">
              <w:t>Precision ≥ 0.87 유지 / 풍자 FP율 ≤ 15% / Humor Lexicon v2 적용</w:t>
            </w:r>
          </w:p>
        </w:tc>
        <w:tc>
          <w:tcPr>
            <w:tcW w:w="1276" w:type="dxa"/>
            <w:vAlign w:val="center"/>
            <w:hideMark/>
          </w:tcPr>
          <w:p w14:paraId="6AE5B2E9" w14:textId="3F10F1C5" w:rsidR="008132B4" w:rsidRPr="001C7739" w:rsidRDefault="00054936" w:rsidP="00501009">
            <w:r w:rsidRPr="00054936">
              <w:t>AND (모든 조건 충족 시 통과)</w:t>
            </w:r>
          </w:p>
        </w:tc>
        <w:tc>
          <w:tcPr>
            <w:tcW w:w="1276" w:type="dxa"/>
            <w:vAlign w:val="center"/>
            <w:hideMark/>
          </w:tcPr>
          <w:p w14:paraId="090D930D" w14:textId="77777777" w:rsidR="008132B4" w:rsidRPr="001C7739" w:rsidRDefault="008132B4" w:rsidP="00501009">
            <w:r w:rsidRPr="001C7739">
              <w:t>Pass</w:t>
            </w:r>
          </w:p>
        </w:tc>
        <w:tc>
          <w:tcPr>
            <w:tcW w:w="1842" w:type="dxa"/>
            <w:vAlign w:val="center"/>
            <w:hideMark/>
          </w:tcPr>
          <w:p w14:paraId="68CF1DAE" w14:textId="7E988BF3" w:rsidR="008132B4" w:rsidRPr="001C7739" w:rsidRDefault="000C0F44" w:rsidP="00501009">
            <w:r w:rsidRPr="000C0F44">
              <w:t>경미한 풍자 문맥 오탐 잔존, Canary 감시 유지</w:t>
            </w:r>
          </w:p>
        </w:tc>
        <w:tc>
          <w:tcPr>
            <w:tcW w:w="1418" w:type="dxa"/>
            <w:vAlign w:val="center"/>
            <w:hideMark/>
          </w:tcPr>
          <w:p w14:paraId="6CB292BF" w14:textId="77777777" w:rsidR="008132B4" w:rsidRPr="001C7739" w:rsidRDefault="00CF42A4" w:rsidP="00501009">
            <w:r w:rsidRPr="00CF42A4">
              <w:t>A: Planner; R: ModelDev</w:t>
            </w:r>
          </w:p>
        </w:tc>
        <w:tc>
          <w:tcPr>
            <w:tcW w:w="12771" w:type="dxa"/>
            <w:vAlign w:val="center"/>
            <w:hideMark/>
          </w:tcPr>
          <w:p w14:paraId="19B490DE" w14:textId="502570FF" w:rsidR="008132B4" w:rsidRPr="001C7739" w:rsidRDefault="00574372" w:rsidP="00501009">
            <w:r w:rsidRPr="00574372">
              <w:t>docs/humor_guardrail_memo.docx [A]</w:t>
            </w:r>
          </w:p>
        </w:tc>
        <w:tc>
          <w:tcPr>
            <w:tcW w:w="1230" w:type="dxa"/>
            <w:vAlign w:val="center"/>
            <w:hideMark/>
          </w:tcPr>
          <w:p w14:paraId="3F264248" w14:textId="77777777" w:rsidR="008132B4" w:rsidRPr="001C7739" w:rsidRDefault="008132B4" w:rsidP="00501009">
            <w:r w:rsidRPr="001C7739">
              <w:t>14일 후 재검토</w:t>
            </w:r>
          </w:p>
        </w:tc>
      </w:tr>
      <w:tr w:rsidR="008132B4" w:rsidRPr="001C7739" w14:paraId="28570C28" w14:textId="77777777" w:rsidTr="00501009">
        <w:tc>
          <w:tcPr>
            <w:tcW w:w="851" w:type="dxa"/>
            <w:vAlign w:val="center"/>
            <w:hideMark/>
          </w:tcPr>
          <w:p w14:paraId="048E8A88" w14:textId="18668EB6" w:rsidR="008132B4" w:rsidRPr="001C7739" w:rsidRDefault="00685FA5" w:rsidP="00501009">
            <w:r w:rsidRPr="00685FA5">
              <w:t>G-TXT-SLANG</w:t>
            </w:r>
          </w:p>
        </w:tc>
        <w:tc>
          <w:tcPr>
            <w:tcW w:w="851" w:type="dxa"/>
            <w:vAlign w:val="center"/>
            <w:hideMark/>
          </w:tcPr>
          <w:p w14:paraId="6B653468" w14:textId="66E7504E" w:rsidR="008132B4" w:rsidRPr="001C7739" w:rsidRDefault="00701A2B" w:rsidP="00501009">
            <w:r w:rsidRPr="00701A2B">
              <w:t>clf_v5.1 / SLICE_SL</w:t>
            </w:r>
            <w:r w:rsidRPr="00701A2B">
              <w:lastRenderedPageBreak/>
              <w:t>ANG (신조어·은어)</w:t>
            </w:r>
          </w:p>
        </w:tc>
        <w:tc>
          <w:tcPr>
            <w:tcW w:w="1843" w:type="dxa"/>
            <w:vAlign w:val="center"/>
            <w:hideMark/>
          </w:tcPr>
          <w:p w14:paraId="2498720B" w14:textId="4B0748F0" w:rsidR="008132B4" w:rsidRPr="001C7739" w:rsidRDefault="00EF7B38" w:rsidP="00501009">
            <w:r w:rsidRPr="00EF7B38">
              <w:lastRenderedPageBreak/>
              <w:t xml:space="preserve">tables/slang_recall.csv [O]; </w:t>
            </w:r>
            <w:r w:rsidRPr="00EF7B38">
              <w:lastRenderedPageBreak/>
              <w:t>evidence/O_observed/xai/slang_token_gap.csv [O]; evidence/O_observed/stress/slang_drift_eval.csv [O]</w:t>
            </w:r>
          </w:p>
        </w:tc>
        <w:tc>
          <w:tcPr>
            <w:tcW w:w="1559" w:type="dxa"/>
            <w:vAlign w:val="center"/>
            <w:hideMark/>
          </w:tcPr>
          <w:p w14:paraId="075BD802" w14:textId="7EAF07BA" w:rsidR="008132B4" w:rsidRPr="001C7739" w:rsidRDefault="0080616D" w:rsidP="00501009">
            <w:r w:rsidRPr="0080616D">
              <w:lastRenderedPageBreak/>
              <w:t xml:space="preserve">Recall ≥ 0.83 / Drift Δ ≥ </w:t>
            </w:r>
            <w:r w:rsidRPr="0080616D">
              <w:rPr>
                <w:rFonts w:ascii="Cambria Math" w:hAnsi="Cambria Math" w:cs="Cambria Math"/>
              </w:rPr>
              <w:t>−</w:t>
            </w:r>
            <w:r w:rsidRPr="0080616D">
              <w:t xml:space="preserve">0.03 </w:t>
            </w:r>
            <w:r w:rsidRPr="0080616D">
              <w:lastRenderedPageBreak/>
              <w:t>/ slang_dict_v1.3 반영</w:t>
            </w:r>
          </w:p>
        </w:tc>
        <w:tc>
          <w:tcPr>
            <w:tcW w:w="1276" w:type="dxa"/>
            <w:vAlign w:val="center"/>
            <w:hideMark/>
          </w:tcPr>
          <w:p w14:paraId="697A6731" w14:textId="7D1BE804" w:rsidR="008132B4" w:rsidRPr="001C7739" w:rsidRDefault="00054936" w:rsidP="00501009">
            <w:r w:rsidRPr="00054936">
              <w:lastRenderedPageBreak/>
              <w:t>AND (3조건 통과)</w:t>
            </w:r>
          </w:p>
        </w:tc>
        <w:tc>
          <w:tcPr>
            <w:tcW w:w="1276" w:type="dxa"/>
            <w:vAlign w:val="center"/>
            <w:hideMark/>
          </w:tcPr>
          <w:p w14:paraId="17D5B1EC" w14:textId="2FE0BC87" w:rsidR="008132B4" w:rsidRPr="001C7739" w:rsidRDefault="000C0F44" w:rsidP="00501009">
            <w:pPr>
              <w:rPr>
                <w:rFonts w:hint="eastAsia"/>
              </w:rPr>
            </w:pPr>
            <w:r>
              <w:rPr>
                <w:rFonts w:hint="eastAsia"/>
              </w:rPr>
              <w:t>Pass</w:t>
            </w:r>
          </w:p>
        </w:tc>
        <w:tc>
          <w:tcPr>
            <w:tcW w:w="1842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56CF9" w:rsidRPr="00456CF9" w14:paraId="761CD24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5367B15" w14:textId="77777777" w:rsidR="00456CF9" w:rsidRPr="00456CF9" w:rsidRDefault="00456CF9" w:rsidP="00501009"/>
              </w:tc>
            </w:tr>
          </w:tbl>
          <w:p w14:paraId="4ABC0573" w14:textId="5B0AB7FF" w:rsidR="00456CF9" w:rsidRPr="00456CF9" w:rsidRDefault="00456CF9" w:rsidP="00501009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8"/>
            </w:tblGrid>
            <w:tr w:rsidR="00456CF9" w:rsidRPr="00456CF9" w14:paraId="227024DE" w14:textId="77777777">
              <w:trPr>
                <w:tblCellSpacing w:w="15" w:type="dxa"/>
              </w:trPr>
              <w:tc>
                <w:tcPr>
                  <w:tcW w:w="7268" w:type="dxa"/>
                  <w:vAlign w:val="center"/>
                  <w:hideMark/>
                </w:tcPr>
                <w:p w14:paraId="2A29D8D5" w14:textId="77777777" w:rsidR="00456CF9" w:rsidRPr="00456CF9" w:rsidRDefault="00456CF9" w:rsidP="00501009">
                  <w:r w:rsidRPr="00456CF9">
                    <w:lastRenderedPageBreak/>
                    <w:t>일부 최신 은어 누락 가능성 있음, 자동 사전 업데이트 주기 2주</w:t>
                  </w:r>
                </w:p>
              </w:tc>
            </w:tr>
          </w:tbl>
          <w:p w14:paraId="7C176C85" w14:textId="19033146" w:rsidR="008132B4" w:rsidRPr="00456CF9" w:rsidRDefault="008132B4" w:rsidP="00501009"/>
        </w:tc>
        <w:tc>
          <w:tcPr>
            <w:tcW w:w="1418" w:type="dxa"/>
            <w:vAlign w:val="center"/>
            <w:hideMark/>
          </w:tcPr>
          <w:p w14:paraId="29AB1697" w14:textId="3874BC95" w:rsidR="008132B4" w:rsidRPr="001C7739" w:rsidRDefault="00EC7C91" w:rsidP="00501009">
            <w:r w:rsidRPr="00EC7C91">
              <w:lastRenderedPageBreak/>
              <w:t xml:space="preserve">A: DataSciLead; R: </w:t>
            </w:r>
            <w:r w:rsidRPr="00EC7C91">
              <w:lastRenderedPageBreak/>
              <w:t>DataEngineer</w:t>
            </w:r>
          </w:p>
        </w:tc>
        <w:tc>
          <w:tcPr>
            <w:tcW w:w="12771" w:type="dxa"/>
            <w:vAlign w:val="center"/>
            <w:hideMark/>
          </w:tcPr>
          <w:p w14:paraId="238E6477" w14:textId="6BB9EC49" w:rsidR="008132B4" w:rsidRPr="001C7739" w:rsidRDefault="00754A4A" w:rsidP="00501009">
            <w:r w:rsidRPr="00754A4A">
              <w:lastRenderedPageBreak/>
              <w:t>docs/slang_pipeline_update.docx [A]</w:t>
            </w:r>
          </w:p>
        </w:tc>
        <w:tc>
          <w:tcPr>
            <w:tcW w:w="1230" w:type="dxa"/>
            <w:vAlign w:val="center"/>
            <w:hideMark/>
          </w:tcPr>
          <w:p w14:paraId="28B0F941" w14:textId="77777777" w:rsidR="008132B4" w:rsidRPr="001C7739" w:rsidRDefault="008132B4" w:rsidP="00501009">
            <w:r w:rsidRPr="001C7739">
              <w:t xml:space="preserve">다음 릴리스까지 증강 및 </w:t>
            </w:r>
            <w:r w:rsidRPr="001C7739">
              <w:lastRenderedPageBreak/>
              <w:t>재보정 예정</w:t>
            </w:r>
          </w:p>
        </w:tc>
      </w:tr>
      <w:tr w:rsidR="008132B4" w:rsidRPr="001C7739" w14:paraId="4D078E37" w14:textId="77777777" w:rsidTr="00501009">
        <w:tc>
          <w:tcPr>
            <w:tcW w:w="851" w:type="dxa"/>
            <w:vAlign w:val="center"/>
            <w:hideMark/>
          </w:tcPr>
          <w:p w14:paraId="2E7A1055" w14:textId="4F4DFBF9" w:rsidR="008132B4" w:rsidRPr="001C7739" w:rsidRDefault="00E24E5E" w:rsidP="00501009">
            <w:r w:rsidRPr="00E24E5E">
              <w:lastRenderedPageBreak/>
              <w:t>G-TXT-DRIFT</w:t>
            </w:r>
          </w:p>
        </w:tc>
        <w:tc>
          <w:tcPr>
            <w:tcW w:w="851" w:type="dxa"/>
            <w:vAlign w:val="center"/>
            <w:hideMark/>
          </w:tcPr>
          <w:p w14:paraId="1BD15064" w14:textId="09CB6D4B" w:rsidR="008132B4" w:rsidRPr="001C7739" w:rsidRDefault="006F61B9" w:rsidP="00501009">
            <w:r w:rsidRPr="006F61B9">
              <w:t>clf_v5.1 / SLICE_POLICY (정책 기준 Drift</w:t>
            </w:r>
          </w:p>
        </w:tc>
        <w:tc>
          <w:tcPr>
            <w:tcW w:w="1843" w:type="dxa"/>
            <w:vAlign w:val="center"/>
            <w:hideMark/>
          </w:tcPr>
          <w:p w14:paraId="4805D90E" w14:textId="35EC44BE" w:rsidR="008132B4" w:rsidRPr="001C7739" w:rsidRDefault="00676ED2" w:rsidP="00501009">
            <w:r w:rsidRPr="00676ED2">
              <w:t>drift_metrics.csv [O]; evidence/O_observed/xai/policy_alignment_check.csv [O]; evidence/O_observed/stress/drift_eval_monthly.csv [O]</w:t>
            </w:r>
          </w:p>
        </w:tc>
        <w:tc>
          <w:tcPr>
            <w:tcW w:w="1559" w:type="dxa"/>
            <w:vAlign w:val="center"/>
            <w:hideMark/>
          </w:tcPr>
          <w:p w14:paraId="2364C7ED" w14:textId="399D3441" w:rsidR="008132B4" w:rsidRPr="001C7739" w:rsidRDefault="0080616D" w:rsidP="00501009">
            <w:r w:rsidRPr="000F2685">
              <w:t>ΔPrecision ≤ 0.05 / Threshold drift ≤ 3% / 정책 기준 최신 반영</w:t>
            </w:r>
          </w:p>
        </w:tc>
        <w:tc>
          <w:tcPr>
            <w:tcW w:w="1276" w:type="dxa"/>
            <w:vAlign w:val="center"/>
            <w:hideMark/>
          </w:tcPr>
          <w:p w14:paraId="6C56A0C4" w14:textId="34A9C909" w:rsidR="008132B4" w:rsidRPr="001C7739" w:rsidRDefault="00BA6BD4" w:rsidP="00501009">
            <w:r w:rsidRPr="00BA6BD4">
              <w:t>AND (모두 충족 시 Pass, 2회 연속 실패 시 Hold)</w:t>
            </w:r>
          </w:p>
        </w:tc>
        <w:tc>
          <w:tcPr>
            <w:tcW w:w="1276" w:type="dxa"/>
            <w:vAlign w:val="center"/>
            <w:hideMark/>
          </w:tcPr>
          <w:p w14:paraId="52627EF4" w14:textId="642207D9" w:rsidR="008132B4" w:rsidRPr="001C7739" w:rsidRDefault="000C0F44" w:rsidP="00501009">
            <w:pPr>
              <w:rPr>
                <w:rFonts w:hint="eastAsia"/>
              </w:rPr>
            </w:pPr>
            <w:r>
              <w:rPr>
                <w:rFonts w:hint="eastAsia"/>
              </w:rPr>
              <w:t>Pass</w:t>
            </w:r>
          </w:p>
        </w:tc>
        <w:tc>
          <w:tcPr>
            <w:tcW w:w="1842" w:type="dxa"/>
            <w:vAlign w:val="center"/>
            <w:hideMark/>
          </w:tcPr>
          <w:p w14:paraId="27AD4B4E" w14:textId="16445D41" w:rsidR="008132B4" w:rsidRPr="001C7739" w:rsidRDefault="00456CF9" w:rsidP="00501009">
            <w:r w:rsidRPr="00456CF9">
              <w:t>사회 기준 급변 시 임계값 재보정 필요</w:t>
            </w:r>
          </w:p>
        </w:tc>
        <w:tc>
          <w:tcPr>
            <w:tcW w:w="1418" w:type="dxa"/>
            <w:vAlign w:val="center"/>
            <w:hideMark/>
          </w:tcPr>
          <w:p w14:paraId="3E2EC20F" w14:textId="1331EA5C" w:rsidR="008132B4" w:rsidRPr="001C7739" w:rsidRDefault="00E30DA8" w:rsidP="00501009">
            <w:r w:rsidRPr="00E30DA8">
              <w:t>A: PolicyManager; R: Governance</w:t>
            </w:r>
          </w:p>
        </w:tc>
        <w:tc>
          <w:tcPr>
            <w:tcW w:w="12771" w:type="dxa"/>
            <w:vAlign w:val="center"/>
            <w:hideMark/>
          </w:tcPr>
          <w:p w14:paraId="22D7814F" w14:textId="438115C8" w:rsidR="008132B4" w:rsidRPr="001C7739" w:rsidRDefault="00501009" w:rsidP="00501009">
            <w:r w:rsidRPr="00501009">
              <w:t>policy_update_plan.docx [A]</w:t>
            </w:r>
          </w:p>
        </w:tc>
        <w:tc>
          <w:tcPr>
            <w:tcW w:w="1230" w:type="dxa"/>
            <w:vAlign w:val="center"/>
            <w:hideMark/>
          </w:tcPr>
          <w:p w14:paraId="40886E98" w14:textId="77777777" w:rsidR="008132B4" w:rsidRPr="001C7739" w:rsidRDefault="008132B4" w:rsidP="00501009">
            <w:r w:rsidRPr="001C7739">
              <w:t>인코더 리프레시 예정</w:t>
            </w:r>
          </w:p>
        </w:tc>
      </w:tr>
      <w:tr w:rsidR="00031816" w:rsidRPr="001C7739" w14:paraId="42B2B6DC" w14:textId="77777777" w:rsidTr="00501009">
        <w:tc>
          <w:tcPr>
            <w:tcW w:w="851" w:type="dxa"/>
            <w:vAlign w:val="center"/>
          </w:tcPr>
          <w:p w14:paraId="34AE860A" w14:textId="13BC5091" w:rsidR="00031816" w:rsidRPr="00E24E5E" w:rsidRDefault="009F4358" w:rsidP="00501009">
            <w:r w:rsidRPr="009F4358">
              <w:t>G-TXT-MLANG</w:t>
            </w:r>
          </w:p>
        </w:tc>
        <w:tc>
          <w:tcPr>
            <w:tcW w:w="851" w:type="dxa"/>
            <w:vAlign w:val="center"/>
          </w:tcPr>
          <w:p w14:paraId="26590680" w14:textId="342843E8" w:rsidR="00031816" w:rsidRPr="006F61B9" w:rsidRDefault="006413C1" w:rsidP="00501009">
            <w:r w:rsidRPr="006413C1">
              <w:t>clf_v5.1 / SLICE_EN (다국어)</w:t>
            </w:r>
          </w:p>
        </w:tc>
        <w:tc>
          <w:tcPr>
            <w:tcW w:w="1843" w:type="dxa"/>
            <w:vAlign w:val="center"/>
          </w:tcPr>
          <w:p w14:paraId="405B204F" w14:textId="25479E08" w:rsidR="00031816" w:rsidRPr="00676ED2" w:rsidRDefault="00650FC3" w:rsidP="00501009">
            <w:r w:rsidRPr="00650FC3">
              <w:t>tables/en_fp_rate.csv [O]; evidence/O_observed/xai/multilang_fp_focus.csv [O]; evidence/O_observed/stress/multilang_mix_eval.csv [O]</w:t>
            </w:r>
          </w:p>
        </w:tc>
        <w:tc>
          <w:tcPr>
            <w:tcW w:w="1559" w:type="dxa"/>
            <w:vAlign w:val="center"/>
          </w:tcPr>
          <w:p w14:paraId="02F35F4E" w14:textId="677DB473" w:rsidR="00031816" w:rsidRPr="000F2685" w:rsidRDefault="00D14BEE" w:rsidP="00501009">
            <w:r w:rsidRPr="00D14BEE">
              <w:t>FP_Rate ≤ 0.15 / LID coverage ≥ 0.9 / Grad-CAM coverage stable</w:t>
            </w:r>
          </w:p>
        </w:tc>
        <w:tc>
          <w:tcPr>
            <w:tcW w:w="1276" w:type="dxa"/>
            <w:vAlign w:val="center"/>
          </w:tcPr>
          <w:p w14:paraId="4D9BD654" w14:textId="4D527745" w:rsidR="00031816" w:rsidRPr="00BA6BD4" w:rsidRDefault="0025693E" w:rsidP="00501009">
            <w:r w:rsidRPr="0025693E">
              <w:t>AND (동시 충족 시 Pass, 한 항목 실패 시 Shadow)</w:t>
            </w:r>
          </w:p>
        </w:tc>
        <w:tc>
          <w:tcPr>
            <w:tcW w:w="1276" w:type="dxa"/>
            <w:vAlign w:val="center"/>
          </w:tcPr>
          <w:p w14:paraId="6E7A27B0" w14:textId="3070654F" w:rsidR="00031816" w:rsidRDefault="00F018C5" w:rsidP="00501009">
            <w:pPr>
              <w:rPr>
                <w:rFonts w:hint="eastAsia"/>
              </w:rPr>
            </w:pPr>
            <w:r w:rsidRPr="00F018C5">
              <w:t>Shadow</w:t>
            </w:r>
          </w:p>
        </w:tc>
        <w:tc>
          <w:tcPr>
            <w:tcW w:w="1842" w:type="dxa"/>
            <w:vAlign w:val="center"/>
          </w:tcPr>
          <w:p w14:paraId="5F516D3E" w14:textId="2B33B5BC" w:rsidR="00031816" w:rsidRPr="00456CF9" w:rsidRDefault="008D6A70" w:rsidP="00501009">
            <w:r w:rsidRPr="008D6A70">
              <w:t>영어 FP율 0.16으로 약간 초과, 언어모델 보강 중</w:t>
            </w:r>
          </w:p>
        </w:tc>
        <w:tc>
          <w:tcPr>
            <w:tcW w:w="1418" w:type="dxa"/>
            <w:vAlign w:val="center"/>
          </w:tcPr>
          <w:p w14:paraId="51D8C95A" w14:textId="48A50739" w:rsidR="00031816" w:rsidRPr="00E30DA8" w:rsidRDefault="00D528C7" w:rsidP="00501009">
            <w:r w:rsidRPr="00D528C7">
              <w:t>A: QualityLead; R: Operator</w:t>
            </w:r>
          </w:p>
        </w:tc>
        <w:tc>
          <w:tcPr>
            <w:tcW w:w="12771" w:type="dxa"/>
            <w:vAlign w:val="center"/>
          </w:tcPr>
          <w:p w14:paraId="04B155C5" w14:textId="74AA859A" w:rsidR="00031816" w:rsidRPr="00501009" w:rsidRDefault="00D06EA0" w:rsidP="00501009">
            <w:r w:rsidRPr="00D06EA0">
              <w:t>docs/lang_guardrail_plan.docx [A]; refs/vision_policy.docx [B]</w:t>
            </w:r>
          </w:p>
        </w:tc>
        <w:tc>
          <w:tcPr>
            <w:tcW w:w="1230" w:type="dxa"/>
            <w:vAlign w:val="center"/>
          </w:tcPr>
          <w:p w14:paraId="22341267" w14:textId="77777777" w:rsidR="00031816" w:rsidRPr="001C7739" w:rsidRDefault="00031816" w:rsidP="00501009"/>
        </w:tc>
      </w:tr>
      <w:tr w:rsidR="00031816" w:rsidRPr="001C7739" w14:paraId="5383F759" w14:textId="77777777" w:rsidTr="00501009">
        <w:tc>
          <w:tcPr>
            <w:tcW w:w="851" w:type="dxa"/>
            <w:vAlign w:val="center"/>
          </w:tcPr>
          <w:p w14:paraId="3811418D" w14:textId="791B7302" w:rsidR="00031816" w:rsidRPr="00E24E5E" w:rsidRDefault="006413C1" w:rsidP="00501009">
            <w:r w:rsidRPr="006413C1">
              <w:t>G-TXT-</w:t>
            </w:r>
            <w:r w:rsidRPr="006413C1">
              <w:lastRenderedPageBreak/>
              <w:t>LATENCY</w:t>
            </w:r>
          </w:p>
        </w:tc>
        <w:tc>
          <w:tcPr>
            <w:tcW w:w="851" w:type="dxa"/>
            <w:vAlign w:val="center"/>
          </w:tcPr>
          <w:p w14:paraId="090C9ECF" w14:textId="73F6B4D8" w:rsidR="00031816" w:rsidRPr="006F61B9" w:rsidRDefault="00A26DF3" w:rsidP="00501009">
            <w:r w:rsidRPr="00A26DF3">
              <w:lastRenderedPageBreak/>
              <w:t xml:space="preserve">clf_v5.1 / </w:t>
            </w:r>
            <w:r w:rsidRPr="00A26DF3">
              <w:lastRenderedPageBreak/>
              <w:t>SLICE_REALTIME (실시간 요청)</w:t>
            </w:r>
          </w:p>
        </w:tc>
        <w:tc>
          <w:tcPr>
            <w:tcW w:w="1843" w:type="dxa"/>
            <w:vAlign w:val="center"/>
          </w:tcPr>
          <w:p w14:paraId="443523D8" w14:textId="6632B7C1" w:rsidR="00031816" w:rsidRPr="00676ED2" w:rsidRDefault="00650FC3" w:rsidP="00501009">
            <w:r w:rsidRPr="00650FC3">
              <w:lastRenderedPageBreak/>
              <w:t xml:space="preserve">latency_monitor.csv </w:t>
            </w:r>
            <w:r w:rsidRPr="00650FC3">
              <w:lastRenderedPageBreak/>
              <w:t>[O]; evidence/O_observed/stress/latency_loadtest.csv [O]; scaling_playbook.pdf [B]</w:t>
            </w:r>
          </w:p>
        </w:tc>
        <w:tc>
          <w:tcPr>
            <w:tcW w:w="1559" w:type="dxa"/>
            <w:vAlign w:val="center"/>
          </w:tcPr>
          <w:p w14:paraId="45ACFB99" w14:textId="6D75B913" w:rsidR="00031816" w:rsidRPr="000F2685" w:rsidRDefault="00AB7E4A" w:rsidP="00501009">
            <w:r w:rsidRPr="00AB7E4A">
              <w:lastRenderedPageBreak/>
              <w:t xml:space="preserve">p95 Latency ≤ </w:t>
            </w:r>
            <w:r w:rsidRPr="00AB7E4A">
              <w:lastRenderedPageBreak/>
              <w:t>1.5s / 7d 연속 위반 없음 / Auto-scaling 정상</w:t>
            </w:r>
          </w:p>
        </w:tc>
        <w:tc>
          <w:tcPr>
            <w:tcW w:w="1276" w:type="dxa"/>
            <w:vAlign w:val="center"/>
          </w:tcPr>
          <w:p w14:paraId="183CE62A" w14:textId="7EE6D094" w:rsidR="00031816" w:rsidRPr="00BA6BD4" w:rsidRDefault="00531FEB" w:rsidP="00501009">
            <w:r w:rsidRPr="00531FEB">
              <w:lastRenderedPageBreak/>
              <w:t xml:space="preserve">AND (모두 </w:t>
            </w:r>
            <w:r w:rsidRPr="00531FEB">
              <w:lastRenderedPageBreak/>
              <w:t>충족 시 Pass, 위반 시 Abstain)</w:t>
            </w:r>
          </w:p>
        </w:tc>
        <w:tc>
          <w:tcPr>
            <w:tcW w:w="1276" w:type="dxa"/>
            <w:vAlign w:val="center"/>
          </w:tcPr>
          <w:p w14:paraId="73569AF8" w14:textId="120BAF86" w:rsidR="00031816" w:rsidRDefault="00F018C5" w:rsidP="00501009">
            <w:pPr>
              <w:rPr>
                <w:rFonts w:hint="eastAsia"/>
              </w:rPr>
            </w:pPr>
            <w:r w:rsidRPr="00F018C5">
              <w:lastRenderedPageBreak/>
              <w:t>Abstain</w:t>
            </w:r>
          </w:p>
        </w:tc>
        <w:tc>
          <w:tcPr>
            <w:tcW w:w="1842" w:type="dxa"/>
            <w:vAlign w:val="center"/>
          </w:tcPr>
          <w:p w14:paraId="5C840165" w14:textId="2A31D4D0" w:rsidR="00031816" w:rsidRPr="00456CF9" w:rsidRDefault="00D528C7" w:rsidP="00501009">
            <w:r w:rsidRPr="00D528C7">
              <w:t xml:space="preserve">피크 트래픽 구간 </w:t>
            </w:r>
            <w:r w:rsidRPr="00D528C7">
              <w:lastRenderedPageBreak/>
              <w:t>응답지연 발생 (p95=1.62s), 재분배 필요</w:t>
            </w:r>
          </w:p>
        </w:tc>
        <w:tc>
          <w:tcPr>
            <w:tcW w:w="1418" w:type="dxa"/>
            <w:vAlign w:val="center"/>
          </w:tcPr>
          <w:p w14:paraId="4F366FB5" w14:textId="60AACAFC" w:rsidR="00031816" w:rsidRPr="00E30DA8" w:rsidRDefault="00AC6CB9" w:rsidP="00501009">
            <w:r w:rsidRPr="00AC6CB9">
              <w:lastRenderedPageBreak/>
              <w:t xml:space="preserve">A: </w:t>
            </w:r>
            <w:r w:rsidRPr="00AC6CB9">
              <w:lastRenderedPageBreak/>
              <w:t>SREManager; R: Operator</w:t>
            </w:r>
          </w:p>
        </w:tc>
        <w:tc>
          <w:tcPr>
            <w:tcW w:w="12771" w:type="dxa"/>
            <w:vAlign w:val="center"/>
          </w:tcPr>
          <w:p w14:paraId="766861CB" w14:textId="14037976" w:rsidR="00031816" w:rsidRPr="00501009" w:rsidRDefault="00D06EA0" w:rsidP="00501009">
            <w:r w:rsidRPr="00D06EA0">
              <w:lastRenderedPageBreak/>
              <w:t>docs/latency_recovery_plan.docx [A]</w:t>
            </w:r>
          </w:p>
        </w:tc>
        <w:tc>
          <w:tcPr>
            <w:tcW w:w="1230" w:type="dxa"/>
            <w:vAlign w:val="center"/>
          </w:tcPr>
          <w:p w14:paraId="1D7CB04B" w14:textId="77777777" w:rsidR="00031816" w:rsidRPr="001C7739" w:rsidRDefault="00031816" w:rsidP="00501009"/>
        </w:tc>
      </w:tr>
    </w:tbl>
    <w:p w14:paraId="35E7BB62" w14:textId="77777777" w:rsidR="009A3307" w:rsidRPr="001C7739" w:rsidRDefault="009A3307" w:rsidP="00501009"/>
    <w:p w14:paraId="160C6B8E" w14:textId="77777777" w:rsidR="008132B4" w:rsidRPr="001C7739" w:rsidRDefault="008132B4" w:rsidP="00501009">
      <w:r w:rsidRPr="001C7739">
        <w:t>1. G-OVERALL (전체 모델)</w:t>
      </w:r>
    </w:p>
    <w:p w14:paraId="7586EEF7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핵심:</w:t>
      </w:r>
      <w:r w:rsidRPr="001C7739">
        <w:t xml:space="preserve"> 모델 전체 성능에 대한 최종 결정입니다.</w:t>
      </w:r>
    </w:p>
    <w:p w14:paraId="548A6567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근거:</w:t>
      </w:r>
      <w:r w:rsidRPr="001C7739">
        <w:t xml:space="preserve"> </w:t>
      </w:r>
      <w:r w:rsidRPr="001C7739">
        <w:rPr>
          <w:b/>
          <w:bCs/>
        </w:rPr>
        <w:t>최악 슬라이스 재현율 격차</w:t>
      </w:r>
      <w:r w:rsidRPr="001C7739">
        <w:t xml:space="preserve">, </w:t>
      </w:r>
      <w:r w:rsidRPr="001C7739">
        <w:rPr>
          <w:b/>
          <w:bCs/>
        </w:rPr>
        <w:t>보정 상태</w:t>
      </w:r>
      <w:r w:rsidRPr="001C7739">
        <w:t xml:space="preserve">, </w:t>
      </w:r>
      <w:r w:rsidRPr="001C7739">
        <w:rPr>
          <w:b/>
          <w:bCs/>
        </w:rPr>
        <w:t>안전 마루 위반 여부</w:t>
      </w:r>
      <w:r w:rsidRPr="001C7739">
        <w:t xml:space="preserve"> 등 모든 핵심 보호 장치(Guardrails)를</w:t>
      </w:r>
      <w:r w:rsidR="009A3307" w:rsidRPr="001C7739">
        <w:t xml:space="preserve"> </w:t>
      </w:r>
      <w:r w:rsidRPr="001C7739">
        <w:t>통과(Pass)</w:t>
      </w:r>
      <w:r w:rsidR="009A3307" w:rsidRPr="001C7739">
        <w:t xml:space="preserve"> </w:t>
      </w:r>
      <w:r w:rsidRPr="001C7739">
        <w:t>했습니다. 모든 핵심 규칙이 통과해야 한다는 (AND) 논리를 적용했습니다.</w:t>
      </w:r>
    </w:p>
    <w:p w14:paraId="5C60FB01" w14:textId="77777777" w:rsidR="008132B4" w:rsidRPr="001C7739" w:rsidRDefault="008132B4" w:rsidP="00501009">
      <w:r w:rsidRPr="001C7739">
        <w:t>• 결과 (Outcome): Pass (배포).</w:t>
      </w:r>
    </w:p>
    <w:p w14:paraId="0F8A465C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잔여 위험:</w:t>
      </w:r>
      <w:r w:rsidRPr="001C7739">
        <w:t xml:space="preserve"> 경미한 '프로모션 드리프트(drift)'가 남아 있지만, 이는 감시 대상으로 지정되었습니다.</w:t>
      </w:r>
    </w:p>
    <w:p w14:paraId="46B9E79A" w14:textId="77777777" w:rsidR="009A3307" w:rsidRPr="001C7739" w:rsidRDefault="009A3307" w:rsidP="00501009"/>
    <w:p w14:paraId="64F6D0EA" w14:textId="77777777" w:rsidR="008132B4" w:rsidRPr="001C7739" w:rsidRDefault="008132B4" w:rsidP="00501009">
      <w:r w:rsidRPr="001C7739">
        <w:t>2. G-IMG-DUSK (황혼 보행자 슬라이스)</w:t>
      </w:r>
    </w:p>
    <w:p w14:paraId="6BB99645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핵심:</w:t>
      </w:r>
      <w:r w:rsidRPr="001C7739">
        <w:t xml:space="preserve"> 자율 주행 모델의 황혼 시간대 보행자 인식 슬라이스에 대한 결정입니다.</w:t>
      </w:r>
    </w:p>
    <w:p w14:paraId="49C6B92C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근거:</w:t>
      </w:r>
      <w:r w:rsidRPr="001C7739">
        <w:t xml:space="preserve"> 주간 대비 </w:t>
      </w:r>
      <w:r w:rsidRPr="001C7739">
        <w:rPr>
          <w:b/>
          <w:bCs/>
        </w:rPr>
        <w:t>성능 격차</w:t>
      </w:r>
      <w:r w:rsidRPr="001C7739">
        <w:t xml:space="preserve">와 </w:t>
      </w:r>
      <w:r w:rsidRPr="001C7739">
        <w:rPr>
          <w:b/>
          <w:bCs/>
        </w:rPr>
        <w:t>Grad-CAM 커버리지</w:t>
      </w:r>
      <w:r w:rsidRPr="001C7739">
        <w:t xml:space="preserve"> 보호 장치 적용 결과. 이 둘 중 하나라도 실패하면 </w:t>
      </w:r>
      <w:r w:rsidRPr="001C7739">
        <w:rPr>
          <w:b/>
          <w:bCs/>
        </w:rPr>
        <w:t>Shadow</w:t>
      </w:r>
      <w:r w:rsidRPr="001C7739">
        <w:t>로 전환한다는 (OR) 논리를 적용했습니다.</w:t>
      </w:r>
    </w:p>
    <w:p w14:paraId="67BA9A3C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결과 (Outcome):</w:t>
      </w:r>
      <w:r w:rsidRPr="001C7739">
        <w:t xml:space="preserve"> </w:t>
      </w:r>
      <w:r w:rsidRPr="001C7739">
        <w:rPr>
          <w:b/>
          <w:bCs/>
        </w:rPr>
        <w:t>Shadow</w:t>
      </w:r>
      <w:r w:rsidRPr="001C7739">
        <w:t xml:space="preserve"> (소리 없이 실행/모니터링).</w:t>
      </w:r>
    </w:p>
    <w:p w14:paraId="7CBBD40C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잔여 위험:</w:t>
      </w:r>
      <w:r w:rsidRPr="001C7739">
        <w:t xml:space="preserve"> </w:t>
      </w:r>
      <w:r w:rsidRPr="001C7739">
        <w:rPr>
          <w:b/>
          <w:bCs/>
        </w:rPr>
        <w:t>작은 눈부심 오차율</w:t>
      </w:r>
      <w:r w:rsidRPr="001C7739">
        <w:t>이 남아 있어 수동 확인이 필요하며, 다음 릴리스까지 모델 보강(Augment) 및 재보정(Recalibrate)이 복구 계획으로 설정되었습니다.</w:t>
      </w:r>
    </w:p>
    <w:p w14:paraId="4CC2D1E9" w14:textId="77777777" w:rsidR="009A3307" w:rsidRPr="001C7739" w:rsidRDefault="009A3307" w:rsidP="00501009"/>
    <w:p w14:paraId="68FBB3BB" w14:textId="77777777" w:rsidR="008132B4" w:rsidRPr="001C7739" w:rsidRDefault="008132B4" w:rsidP="00501009">
      <w:r w:rsidRPr="001C7739">
        <w:t>3. G-TAB-PROMO (프로모션 주간 표 형식 슬라이스)</w:t>
      </w:r>
    </w:p>
    <w:p w14:paraId="1B2AEFD7" w14:textId="77777777" w:rsidR="008132B4" w:rsidRPr="001C7739" w:rsidRDefault="008132B4" w:rsidP="00501009">
      <w:r w:rsidRPr="001C7739">
        <w:lastRenderedPageBreak/>
        <w:t xml:space="preserve">• </w:t>
      </w:r>
      <w:r w:rsidRPr="001C7739">
        <w:rPr>
          <w:b/>
          <w:bCs/>
        </w:rPr>
        <w:t>핵심:</w:t>
      </w:r>
      <w:r w:rsidRPr="001C7739">
        <w:t xml:space="preserve"> 판매 예측 모델의 프로모션 기간 예측 슬라이스에 대한 결정입니다.</w:t>
      </w:r>
    </w:p>
    <w:p w14:paraId="593FDBF4" w14:textId="77777777" w:rsidR="008132B4" w:rsidRPr="001C7739" w:rsidRDefault="008132B4" w:rsidP="00501009">
      <w:r w:rsidRPr="001C7739">
        <w:t xml:space="preserve">• </w:t>
      </w:r>
      <w:r w:rsidRPr="001C7739">
        <w:rPr>
          <w:b/>
          <w:bCs/>
        </w:rPr>
        <w:t>근거:</w:t>
      </w:r>
      <w:r w:rsidRPr="001C7739">
        <w:t xml:space="preserve"> </w:t>
      </w:r>
      <w:r w:rsidRPr="001C7739">
        <w:rPr>
          <w:b/>
          <w:bCs/>
        </w:rPr>
        <w:t>인구 이동(PSI)</w:t>
      </w:r>
      <w:r w:rsidRPr="001C7739">
        <w:t xml:space="preserve">, </w:t>
      </w:r>
      <w:r w:rsidRPr="001C7739">
        <w:rPr>
          <w:b/>
          <w:bCs/>
        </w:rPr>
        <w:t>예측 오차</w:t>
      </w:r>
      <w:r w:rsidRPr="001C7739">
        <w:t xml:space="preserve">, </w:t>
      </w:r>
      <w:r w:rsidRPr="001C7739">
        <w:rPr>
          <w:b/>
          <w:bCs/>
        </w:rPr>
        <w:t>보정 상태</w:t>
      </w:r>
      <w:r w:rsidRPr="001C7739">
        <w:t xml:space="preserve"> 등 모든 보호 장치에 대한 점검 결과.</w:t>
      </w:r>
    </w:p>
    <w:p w14:paraId="01E5F91C" w14:textId="77777777" w:rsidR="008132B4" w:rsidRPr="001C7739" w:rsidRDefault="008132B4" w:rsidP="00501009">
      <w:r w:rsidRPr="001C7739">
        <w:t>• 결과 (Outcome): Abstain (기권).</w:t>
      </w:r>
    </w:p>
    <w:p w14:paraId="6E925600" w14:textId="77777777" w:rsidR="008132B4" w:rsidRPr="008132B4" w:rsidRDefault="008132B4" w:rsidP="00501009">
      <w:r w:rsidRPr="001C7739">
        <w:t xml:space="preserve">• </w:t>
      </w:r>
      <w:r w:rsidRPr="001C7739">
        <w:rPr>
          <w:b/>
          <w:bCs/>
        </w:rPr>
        <w:t>결정 이유:</w:t>
      </w:r>
      <w:r w:rsidRPr="001C7739">
        <w:t xml:space="preserve"> 모든 규칙을 통과해야 한다는 (AND) 논리가 적용되었으나, 인구 이동이나 오차율이 제한을 벗어났기 때문에 모델 예측의 신뢰도가 낮다고 판단되었습니다. 따라서</w:t>
      </w:r>
      <w:r w:rsidR="009A3307" w:rsidRPr="001C7739">
        <w:t xml:space="preserve"> </w:t>
      </w:r>
      <w:r w:rsidRPr="001C7739">
        <w:t>인간 예측(Human forecast)</w:t>
      </w:r>
      <w:r w:rsidR="009A3307" w:rsidRPr="001C7739">
        <w:t xml:space="preserve"> </w:t>
      </w:r>
      <w:r w:rsidRPr="001C7739">
        <w:t xml:space="preserve">으로 인계되며, 이로 인해 </w:t>
      </w:r>
      <w:r w:rsidRPr="001C7739">
        <w:rPr>
          <w:b/>
          <w:bCs/>
        </w:rPr>
        <w:t>1일 지연</w:t>
      </w:r>
      <w:r w:rsidRPr="001C7739">
        <w:t>이라는 잔여 위험이 발생합니다.</w:t>
      </w:r>
    </w:p>
    <w:p w14:paraId="7EFA2BFE" w14:textId="77777777" w:rsidR="008132B4" w:rsidRPr="008132B4" w:rsidRDefault="008132B4" w:rsidP="00501009"/>
    <w:p w14:paraId="5E76B911" w14:textId="77777777" w:rsidR="0025378A" w:rsidRPr="0025378A" w:rsidRDefault="0025378A" w:rsidP="00501009">
      <w:pPr>
        <w:sectPr w:rsidR="0025378A" w:rsidRPr="0025378A" w:rsidSect="006F12F3">
          <w:headerReference w:type="default" r:id="rId15"/>
          <w:pgSz w:w="16838" w:h="11906" w:orient="landscape"/>
          <w:pgMar w:top="1701" w:right="1985" w:bottom="1701" w:left="1701" w:header="851" w:footer="992" w:gutter="0"/>
          <w:pgBorders w:offsetFrom="page">
            <w:top w:val="single" w:sz="4" w:space="24" w:color="548DD4"/>
            <w:left w:val="single" w:sz="4" w:space="24" w:color="548DD4"/>
            <w:bottom w:val="single" w:sz="4" w:space="24" w:color="548DD4"/>
            <w:right w:val="single" w:sz="4" w:space="24" w:color="548DD4"/>
          </w:pgBorders>
          <w:cols w:space="425"/>
          <w:docGrid w:type="lines" w:linePitch="360"/>
        </w:sectPr>
      </w:pPr>
    </w:p>
    <w:p w14:paraId="0BA69C84" w14:textId="77777777" w:rsidR="00F569E8" w:rsidRDefault="00530A65" w:rsidP="00501009">
      <w:pPr>
        <w:pStyle w:val="1"/>
      </w:pPr>
      <w:bookmarkStart w:id="8" w:name="_Toc211499937"/>
      <w:r w:rsidRPr="006F12F3">
        <w:rPr>
          <w:rFonts w:hint="eastAsia"/>
        </w:rPr>
        <w:lastRenderedPageBreak/>
        <w:t>산출물</w:t>
      </w:r>
      <w:r w:rsidR="00F569E8">
        <w:rPr>
          <w:rFonts w:hint="eastAsia"/>
        </w:rPr>
        <w:t xml:space="preserve"> 개요</w:t>
      </w:r>
      <w:bookmarkEnd w:id="8"/>
    </w:p>
    <w:p w14:paraId="11CF378B" w14:textId="77777777" w:rsidR="00530A65" w:rsidRPr="00F569E8" w:rsidRDefault="00530A65" w:rsidP="00501009">
      <w:pPr>
        <w:pStyle w:val="2"/>
      </w:pPr>
      <w:bookmarkStart w:id="9" w:name="_Toc211499938"/>
      <w:r w:rsidRPr="00F569E8">
        <w:rPr>
          <w:rFonts w:hint="eastAsia"/>
        </w:rPr>
        <w:t>목적</w:t>
      </w:r>
      <w:bookmarkEnd w:id="9"/>
    </w:p>
    <w:p w14:paraId="55927CD4" w14:textId="77777777" w:rsidR="00530A65" w:rsidRPr="006F12F3" w:rsidRDefault="009072C2" w:rsidP="00501009">
      <w:pPr>
        <w:pStyle w:val="a4"/>
      </w:pPr>
      <w:r>
        <w:rPr>
          <w:rFonts w:hint="eastAsia"/>
        </w:rPr>
        <w:t>D4</w:t>
      </w:r>
      <w:r>
        <w:t xml:space="preserve"> </w:t>
      </w:r>
      <w:r w:rsidRPr="009072C2">
        <w:rPr>
          <w:rFonts w:hint="eastAsia"/>
        </w:rPr>
        <w:t>산출물은 AI 모델 설계 및 견고성 평가에 중점을 둡니다. 모델 성능, 적대적 위협에 대한 복원력, 설명 가능성, 배포 적합성을 측정하기 위한 엄격한 테스트 및 보고를 포함합니다.</w:t>
      </w:r>
    </w:p>
    <w:p w14:paraId="6FCBA6BB" w14:textId="77777777" w:rsidR="00530A65" w:rsidRPr="006F12F3" w:rsidRDefault="00530A65" w:rsidP="00501009">
      <w:pPr>
        <w:pStyle w:val="a4"/>
      </w:pPr>
    </w:p>
    <w:p w14:paraId="72C84C57" w14:textId="77777777" w:rsidR="00F569E8" w:rsidRPr="006F12F3" w:rsidRDefault="00F569E8" w:rsidP="00501009">
      <w:pPr>
        <w:pStyle w:val="2"/>
        <w:rPr>
          <w:rFonts w:cs="Arial"/>
          <w:sz w:val="24"/>
        </w:rPr>
      </w:pPr>
      <w:bookmarkStart w:id="10" w:name="_Toc211499939"/>
      <w:r w:rsidRPr="00F569E8">
        <w:rPr>
          <w:rFonts w:hint="eastAsia"/>
        </w:rPr>
        <w:t>필요성</w:t>
      </w:r>
      <w:bookmarkEnd w:id="10"/>
    </w:p>
    <w:p w14:paraId="0925A1EA" w14:textId="77777777" w:rsidR="00530A65" w:rsidRPr="006F12F3" w:rsidRDefault="009072C2" w:rsidP="00501009">
      <w:pPr>
        <w:pStyle w:val="a4"/>
      </w:pPr>
      <w:r w:rsidRPr="009072C2">
        <w:rPr>
          <w:rFonts w:hint="eastAsia"/>
        </w:rPr>
        <w:t>D4 산출물은 D2 통제 및 SLO, D3 슬라이스 및 메트릭을 입력으로 사용하며, 배포 전에 정확도, 견고성 및 투명성과 같은 모델 신뢰성 특성에 대한 필수적인 기술적 보증을 문서화하는 데 필요합니다.</w:t>
      </w:r>
    </w:p>
    <w:p w14:paraId="03C14EAD" w14:textId="77777777" w:rsidR="00530A65" w:rsidRPr="006F12F3" w:rsidRDefault="00530A65" w:rsidP="00501009">
      <w:pPr>
        <w:pStyle w:val="a4"/>
      </w:pPr>
    </w:p>
    <w:p w14:paraId="29F3ECF6" w14:textId="77777777" w:rsidR="00530A65" w:rsidRPr="00F569E8" w:rsidRDefault="00F569E8" w:rsidP="00501009">
      <w:pPr>
        <w:pStyle w:val="1"/>
      </w:pPr>
      <w:r>
        <w:rPr>
          <w:rFonts w:cs="Arial"/>
        </w:rPr>
        <w:br w:type="page"/>
      </w:r>
      <w:bookmarkStart w:id="11" w:name="_Toc211499940"/>
      <w:r w:rsidR="00530A65" w:rsidRPr="00F569E8">
        <w:rPr>
          <w:rFonts w:hint="eastAsia"/>
        </w:rPr>
        <w:lastRenderedPageBreak/>
        <w:t>ISO/IEC 국제표준과의 연결성</w:t>
      </w:r>
      <w:bookmarkEnd w:id="11"/>
    </w:p>
    <w:p w14:paraId="0DD64FFE" w14:textId="77777777" w:rsidR="00530A65" w:rsidRPr="006F12F3" w:rsidRDefault="00530A65" w:rsidP="00501009">
      <w:r w:rsidRPr="006F12F3">
        <w:t>D</w:t>
      </w:r>
      <w:r w:rsidR="009072C2">
        <w:t>4</w:t>
      </w:r>
      <w:r w:rsidRPr="006F12F3">
        <w:t xml:space="preserve"> 산출물은 다음 국제 표준 및 지침과 연결됩니다:</w:t>
      </w:r>
    </w:p>
    <w:p w14:paraId="71C786B5" w14:textId="77777777" w:rsidR="009072C2" w:rsidRDefault="009072C2" w:rsidP="00501009">
      <w:pPr>
        <w:numPr>
          <w:ilvl w:val="0"/>
          <w:numId w:val="19"/>
        </w:numPr>
      </w:pPr>
      <w:r w:rsidRPr="009072C2">
        <w:rPr>
          <w:rFonts w:hint="eastAsia"/>
          <w:b/>
        </w:rPr>
        <w:t>ISO/IEC TR 24028</w:t>
      </w:r>
      <w:r w:rsidRPr="009072C2">
        <w:rPr>
          <w:rFonts w:hint="eastAsia"/>
        </w:rPr>
        <w:t xml:space="preserve"> (Overview of Trustworthiness): 모델 신뢰성 (§9.5), 견고성/복원력 (§9.7), 투명성/설명 가능성 (§9.2, §9.3)의 보증을 안내합니다.</w:t>
      </w:r>
    </w:p>
    <w:p w14:paraId="0E87B9E1" w14:textId="77777777" w:rsidR="009072C2" w:rsidRPr="009072C2" w:rsidRDefault="009072C2" w:rsidP="00501009">
      <w:pPr>
        <w:numPr>
          <w:ilvl w:val="0"/>
          <w:numId w:val="19"/>
        </w:numPr>
      </w:pPr>
      <w:r w:rsidRPr="009072C2">
        <w:rPr>
          <w:rFonts w:hint="eastAsia"/>
          <w:b/>
        </w:rPr>
        <w:t>ISO/IEC 23894</w:t>
      </w:r>
      <w:r w:rsidRPr="009072C2">
        <w:rPr>
          <w:rFonts w:hint="eastAsia"/>
        </w:rPr>
        <w:t xml:space="preserve"> (Guidance on Risk Management): 위험 관리에 대한 지침을 제공하며, 모니터링 및 검토 단계를 지원하여 위험 증거의 통합을 요구합니다 (§6.6).</w:t>
      </w:r>
    </w:p>
    <w:p w14:paraId="07F2A46A" w14:textId="77777777" w:rsidR="009072C2" w:rsidRPr="006F12F3" w:rsidRDefault="009072C2" w:rsidP="00501009"/>
    <w:p w14:paraId="029A286A" w14:textId="77777777" w:rsidR="007177E3" w:rsidRPr="006F12F3" w:rsidRDefault="007177E3" w:rsidP="00501009"/>
    <w:p w14:paraId="6F0D1CEF" w14:textId="77777777" w:rsidR="007C460B" w:rsidRPr="00F569E8" w:rsidRDefault="00F569E8" w:rsidP="00501009">
      <w:pPr>
        <w:pStyle w:val="1"/>
      </w:pPr>
      <w:r>
        <w:br w:type="page"/>
      </w:r>
      <w:bookmarkStart w:id="12" w:name="_Toc211499941"/>
      <w:r w:rsidR="00110C15" w:rsidRPr="00F569E8">
        <w:rPr>
          <w:rFonts w:hint="eastAsia"/>
        </w:rPr>
        <w:lastRenderedPageBreak/>
        <w:t>산출물 작성 방법</w:t>
      </w:r>
      <w:bookmarkEnd w:id="12"/>
    </w:p>
    <w:p w14:paraId="651BE008" w14:textId="77777777" w:rsidR="00530A65" w:rsidRDefault="001607B8" w:rsidP="00501009">
      <w:pPr>
        <w:pStyle w:val="2"/>
      </w:pPr>
      <w:bookmarkStart w:id="13" w:name="_Toc211499942"/>
      <w:r w:rsidRPr="001607B8">
        <w:rPr>
          <w:rFonts w:hint="eastAsia"/>
        </w:rPr>
        <w:t>안전장치 및 거버넌스 지도</w:t>
      </w:r>
      <w:bookmarkEnd w:id="13"/>
    </w:p>
    <w:p w14:paraId="796E7057" w14:textId="77777777" w:rsidR="008132B4" w:rsidRPr="001C7739" w:rsidRDefault="008132B4" w:rsidP="00501009">
      <w:r w:rsidRPr="001C7739">
        <w:t>열별 작성 지침</w:t>
      </w:r>
    </w:p>
    <w:tbl>
      <w:tblPr>
        <w:tblW w:w="8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1523"/>
        <w:gridCol w:w="4644"/>
      </w:tblGrid>
      <w:tr w:rsidR="008132B4" w:rsidRPr="001C7739" w14:paraId="2B512520" w14:textId="77777777" w:rsidTr="009A3307">
        <w:tc>
          <w:tcPr>
            <w:tcW w:w="2745" w:type="dxa"/>
            <w:vAlign w:val="center"/>
            <w:hideMark/>
          </w:tcPr>
          <w:p w14:paraId="1CD8A6DA" w14:textId="77777777" w:rsidR="008132B4" w:rsidRPr="001C7739" w:rsidRDefault="008132B4" w:rsidP="00501009">
            <w:r w:rsidRPr="001C7739">
              <w:t>열 이름</w:t>
            </w:r>
          </w:p>
        </w:tc>
        <w:tc>
          <w:tcPr>
            <w:tcW w:w="1523" w:type="dxa"/>
            <w:vAlign w:val="center"/>
            <w:hideMark/>
          </w:tcPr>
          <w:p w14:paraId="3E85CCBE" w14:textId="77777777" w:rsidR="008132B4" w:rsidRPr="001C7739" w:rsidRDefault="008132B4" w:rsidP="00501009">
            <w:r w:rsidRPr="001C7739">
              <w:t>설명</w:t>
            </w:r>
          </w:p>
        </w:tc>
        <w:tc>
          <w:tcPr>
            <w:tcW w:w="4644" w:type="dxa"/>
            <w:vAlign w:val="center"/>
            <w:hideMark/>
          </w:tcPr>
          <w:p w14:paraId="2E0C5CCE" w14:textId="77777777" w:rsidR="008132B4" w:rsidRPr="001C7739" w:rsidRDefault="008132B4" w:rsidP="00501009">
            <w:r w:rsidRPr="001C7739">
              <w:t>작성 내용 및 작성 방법</w:t>
            </w:r>
          </w:p>
        </w:tc>
      </w:tr>
      <w:tr w:rsidR="008132B4" w:rsidRPr="001C7739" w14:paraId="6F39E726" w14:textId="77777777" w:rsidTr="009A3307">
        <w:tc>
          <w:tcPr>
            <w:tcW w:w="2745" w:type="dxa"/>
            <w:vAlign w:val="center"/>
            <w:hideMark/>
          </w:tcPr>
          <w:p w14:paraId="630A11BE" w14:textId="77777777" w:rsidR="008132B4" w:rsidRPr="001C7739" w:rsidRDefault="008132B4" w:rsidP="00501009">
            <w:r w:rsidRPr="001C7739">
              <w:t>Safeguard ID</w:t>
            </w:r>
          </w:p>
        </w:tc>
        <w:tc>
          <w:tcPr>
            <w:tcW w:w="1523" w:type="dxa"/>
            <w:vAlign w:val="center"/>
            <w:hideMark/>
          </w:tcPr>
          <w:p w14:paraId="14578D0E" w14:textId="77777777" w:rsidR="008132B4" w:rsidRPr="001C7739" w:rsidRDefault="008132B4" w:rsidP="00501009">
            <w:r w:rsidRPr="001C7739">
              <w:t>안전장치 ID</w:t>
            </w:r>
          </w:p>
        </w:tc>
        <w:tc>
          <w:tcPr>
            <w:tcW w:w="4644" w:type="dxa"/>
            <w:vAlign w:val="center"/>
            <w:hideMark/>
          </w:tcPr>
          <w:p w14:paraId="7DCAFC31" w14:textId="77777777" w:rsidR="008132B4" w:rsidRPr="001C7739" w:rsidRDefault="008132B4" w:rsidP="00501009">
            <w:r w:rsidRPr="001C7739">
              <w:rPr>
                <w:b/>
                <w:bCs/>
              </w:rPr>
              <w:t>짧고 영구적인 식별자</w:t>
            </w:r>
            <w:r w:rsidRPr="001C7739">
              <w:t>를 사용합니다. (예: SG-001, SG-AV-DUSK). 이 ID는 나중에 모니터링 및 운영 시스템(D5/D6)에서 해당 안전장치를 참조하는</w:t>
            </w:r>
            <w:r w:rsidR="009A3307" w:rsidRPr="001C7739">
              <w:t xml:space="preserve"> </w:t>
            </w:r>
            <w:r w:rsidRPr="001C7739">
              <w:t>'키'</w:t>
            </w:r>
            <w:r w:rsidR="009A3307" w:rsidRPr="001C7739">
              <w:t xml:space="preserve"> </w:t>
            </w:r>
            <w:r w:rsidRPr="001C7739">
              <w:t>로 사용됩니다.</w:t>
            </w:r>
          </w:p>
        </w:tc>
      </w:tr>
      <w:tr w:rsidR="008132B4" w:rsidRPr="001C7739" w14:paraId="59E9EA1B" w14:textId="77777777" w:rsidTr="009A3307">
        <w:tc>
          <w:tcPr>
            <w:tcW w:w="2745" w:type="dxa"/>
            <w:vAlign w:val="center"/>
            <w:hideMark/>
          </w:tcPr>
          <w:p w14:paraId="1B6586AE" w14:textId="77777777" w:rsidR="008132B4" w:rsidRPr="001C7739" w:rsidRDefault="008132B4" w:rsidP="00501009">
            <w:r w:rsidRPr="001C7739">
              <w:t>Safeguard Name</w:t>
            </w:r>
          </w:p>
        </w:tc>
        <w:tc>
          <w:tcPr>
            <w:tcW w:w="1523" w:type="dxa"/>
            <w:vAlign w:val="center"/>
            <w:hideMark/>
          </w:tcPr>
          <w:p w14:paraId="20EC8E04" w14:textId="77777777" w:rsidR="008132B4" w:rsidRPr="001C7739" w:rsidRDefault="008132B4" w:rsidP="00501009">
            <w:r w:rsidRPr="001C7739">
              <w:t>안전장치 이름</w:t>
            </w:r>
          </w:p>
        </w:tc>
        <w:tc>
          <w:tcPr>
            <w:tcW w:w="4644" w:type="dxa"/>
            <w:vAlign w:val="center"/>
            <w:hideMark/>
          </w:tcPr>
          <w:p w14:paraId="2E10E9E6" w14:textId="77777777" w:rsidR="008132B4" w:rsidRPr="001C7739" w:rsidRDefault="008132B4" w:rsidP="00501009">
            <w:r w:rsidRPr="001C7739">
              <w:rPr>
                <w:b/>
                <w:bCs/>
              </w:rPr>
              <w:t>6단어 이하</w:t>
            </w:r>
            <w:r w:rsidRPr="001C7739">
              <w:t>로 작성해야 하며, 이 안전장치의 핵심 기능을 명확하게 요약합니다. (예: 최악 슬라이스 재현율 보호 장치, 황혼 보행자 카나리).</w:t>
            </w:r>
          </w:p>
        </w:tc>
      </w:tr>
      <w:tr w:rsidR="008132B4" w:rsidRPr="001C7739" w14:paraId="62920182" w14:textId="77777777" w:rsidTr="009A3307">
        <w:tc>
          <w:tcPr>
            <w:tcW w:w="2745" w:type="dxa"/>
            <w:vAlign w:val="center"/>
            <w:hideMark/>
          </w:tcPr>
          <w:p w14:paraId="7DC6E792" w14:textId="77777777" w:rsidR="008132B4" w:rsidRPr="001C7739" w:rsidRDefault="008132B4" w:rsidP="00501009">
            <w:r w:rsidRPr="001C7739">
              <w:t>Purpose (risk it addresses)</w:t>
            </w:r>
          </w:p>
        </w:tc>
        <w:tc>
          <w:tcPr>
            <w:tcW w:w="1523" w:type="dxa"/>
            <w:vAlign w:val="center"/>
            <w:hideMark/>
          </w:tcPr>
          <w:p w14:paraId="52AEBD1B" w14:textId="77777777" w:rsidR="008132B4" w:rsidRPr="001C7739" w:rsidRDefault="008132B4" w:rsidP="00501009">
            <w:r w:rsidRPr="001C7739">
              <w:t>목적 (다루는 위험)</w:t>
            </w:r>
          </w:p>
        </w:tc>
        <w:tc>
          <w:tcPr>
            <w:tcW w:w="4644" w:type="dxa"/>
            <w:vAlign w:val="center"/>
            <w:hideMark/>
          </w:tcPr>
          <w:p w14:paraId="14999266" w14:textId="77777777" w:rsidR="008132B4" w:rsidRPr="001C7739" w:rsidRDefault="008132B4" w:rsidP="00501009">
            <w:r w:rsidRPr="001C7739">
              <w:t xml:space="preserve">이 안전장치가 </w:t>
            </w:r>
            <w:r w:rsidRPr="001C7739">
              <w:rPr>
                <w:b/>
                <w:bCs/>
              </w:rPr>
              <w:t>보호하려는 특정 위험</w:t>
            </w:r>
            <w:r w:rsidRPr="001C7739">
              <w:t xml:space="preserve">이나 </w:t>
            </w:r>
            <w:r w:rsidRPr="001C7739">
              <w:rPr>
                <w:b/>
                <w:bCs/>
              </w:rPr>
              <w:t>데이터 슬라이스</w:t>
            </w:r>
            <w:r w:rsidRPr="001C7739">
              <w:t xml:space="preserve">를 명확히 명시합니다. 가능하면 이전에 정의된 </w:t>
            </w:r>
            <w:r w:rsidRPr="001C7739">
              <w:rPr>
                <w:b/>
                <w:bCs/>
              </w:rPr>
              <w:t>충격/시나리오 ID</w:t>
            </w:r>
            <w:r w:rsidRPr="001C7739">
              <w:t xml:space="preserve"> (D1/D3의 내용)를 사용합니다. (예: IMPACT-001 야간 근무 위협 누락).</w:t>
            </w:r>
          </w:p>
        </w:tc>
      </w:tr>
      <w:tr w:rsidR="008132B4" w:rsidRPr="001C7739" w14:paraId="7313FE01" w14:textId="77777777" w:rsidTr="009A3307">
        <w:tc>
          <w:tcPr>
            <w:tcW w:w="2745" w:type="dxa"/>
            <w:vAlign w:val="center"/>
            <w:hideMark/>
          </w:tcPr>
          <w:p w14:paraId="1650C9BF" w14:textId="77777777" w:rsidR="008132B4" w:rsidRPr="001C7739" w:rsidRDefault="008132B4" w:rsidP="00501009">
            <w:r w:rsidRPr="001C7739">
              <w:t>Metric/Log Source</w:t>
            </w:r>
          </w:p>
        </w:tc>
        <w:tc>
          <w:tcPr>
            <w:tcW w:w="1523" w:type="dxa"/>
            <w:vAlign w:val="center"/>
            <w:hideMark/>
          </w:tcPr>
          <w:p w14:paraId="34585EFB" w14:textId="77777777" w:rsidR="008132B4" w:rsidRPr="001C7739" w:rsidRDefault="008132B4" w:rsidP="00501009">
            <w:r w:rsidRPr="001C7739">
              <w:t>지표/로그 출처</w:t>
            </w:r>
          </w:p>
        </w:tc>
        <w:tc>
          <w:tcPr>
            <w:tcW w:w="4644" w:type="dxa"/>
            <w:vAlign w:val="center"/>
            <w:hideMark/>
          </w:tcPr>
          <w:p w14:paraId="3D409EAC" w14:textId="77777777" w:rsidR="008132B4" w:rsidRPr="001C7739" w:rsidRDefault="008132B4" w:rsidP="00501009">
            <w:r w:rsidRPr="001C7739">
              <w:t xml:space="preserve">이 안전장치가 운영 환경에서 </w:t>
            </w:r>
            <w:r w:rsidRPr="001C7739">
              <w:rPr>
                <w:b/>
                <w:bCs/>
              </w:rPr>
              <w:t>실제로 읽어 들여야 하는 정확한 데이터 필드나 파일</w:t>
            </w:r>
            <w:r w:rsidRPr="001C7739">
              <w:t>을 명시합니다. 이를 통해 운영자가 D6(모니터링 단계)에서 해당 지표를 쉽게 가져올 수 있습니다.</w:t>
            </w:r>
          </w:p>
        </w:tc>
      </w:tr>
      <w:tr w:rsidR="008132B4" w:rsidRPr="001C7739" w14:paraId="6CA1E58A" w14:textId="77777777" w:rsidTr="009A3307">
        <w:tc>
          <w:tcPr>
            <w:tcW w:w="2745" w:type="dxa"/>
            <w:vAlign w:val="center"/>
            <w:hideMark/>
          </w:tcPr>
          <w:p w14:paraId="61045E2D" w14:textId="77777777" w:rsidR="008132B4" w:rsidRPr="001C7739" w:rsidRDefault="008132B4" w:rsidP="00501009"/>
        </w:tc>
        <w:tc>
          <w:tcPr>
            <w:tcW w:w="1523" w:type="dxa"/>
            <w:vAlign w:val="center"/>
            <w:hideMark/>
          </w:tcPr>
          <w:p w14:paraId="7F9DE140" w14:textId="77777777" w:rsidR="008132B4" w:rsidRPr="001C7739" w:rsidRDefault="008132B4" w:rsidP="00501009"/>
        </w:tc>
        <w:tc>
          <w:tcPr>
            <w:tcW w:w="4644" w:type="dxa"/>
            <w:vAlign w:val="center"/>
            <w:hideMark/>
          </w:tcPr>
          <w:p w14:paraId="66D74C95" w14:textId="77777777" w:rsidR="008132B4" w:rsidRPr="001C7739" w:rsidRDefault="008132B4" w:rsidP="00501009">
            <w:r w:rsidRPr="001C7739">
              <w:t xml:space="preserve">(예시): </w:t>
            </w:r>
            <w:r w:rsidRPr="001C7739">
              <w:rPr>
                <w:b/>
                <w:bCs/>
              </w:rPr>
              <w:t>텍스트:</w:t>
            </w:r>
            <w:r w:rsidRPr="001C7739">
              <w:t xml:space="preserve"> </w:t>
            </w:r>
            <w:r w:rsidRPr="001C7739">
              <w:rPr>
                <w:rFonts w:cs="Courier New"/>
                <w:color w:val="C4C7C5"/>
              </w:rPr>
              <w:t>recall_by_slice_7d</w:t>
            </w:r>
            <w:r w:rsidRPr="001C7739">
              <w:t xml:space="preserve"> (7일간 슬라이스별 재현율), </w:t>
            </w:r>
            <w:r w:rsidRPr="001C7739">
              <w:rPr>
                <w:b/>
                <w:bCs/>
              </w:rPr>
              <w:t>이미지:</w:t>
            </w:r>
            <w:r w:rsidRPr="001C7739">
              <w:t xml:space="preserve"> </w:t>
            </w:r>
            <w:r w:rsidRPr="001C7739">
              <w:rPr>
                <w:rFonts w:cs="Courier New"/>
                <w:color w:val="C4C7C5"/>
              </w:rPr>
              <w:t>recall_dusk_vs_day</w:t>
            </w:r>
            <w:r w:rsidRPr="001C7739">
              <w:t xml:space="preserve"> (황혼 대비 주간 재현율), </w:t>
            </w:r>
            <w:r w:rsidRPr="001C7739">
              <w:rPr>
                <w:b/>
                <w:bCs/>
              </w:rPr>
              <w:t>표 형식:</w:t>
            </w:r>
            <w:r w:rsidRPr="001C7739">
              <w:t xml:space="preserve"> </w:t>
            </w:r>
            <w:r w:rsidRPr="001C7739">
              <w:rPr>
                <w:rFonts w:cs="Courier New"/>
                <w:color w:val="C4C7C5"/>
              </w:rPr>
              <w:t>PSI_promo</w:t>
            </w:r>
            <w:r w:rsidRPr="001C7739">
              <w:t xml:space="preserve"> (프로모션 기간의 PSI 점수).</w:t>
            </w:r>
          </w:p>
        </w:tc>
      </w:tr>
      <w:tr w:rsidR="008132B4" w:rsidRPr="001C7739" w14:paraId="476F65BD" w14:textId="77777777" w:rsidTr="009A3307">
        <w:tc>
          <w:tcPr>
            <w:tcW w:w="2745" w:type="dxa"/>
            <w:vAlign w:val="center"/>
            <w:hideMark/>
          </w:tcPr>
          <w:p w14:paraId="19EFD12D" w14:textId="77777777" w:rsidR="008132B4" w:rsidRPr="001C7739" w:rsidRDefault="008132B4" w:rsidP="00501009">
            <w:r w:rsidRPr="001C7739">
              <w:t>Trigger Condition (window, threshold, stability rule)</w:t>
            </w:r>
          </w:p>
        </w:tc>
        <w:tc>
          <w:tcPr>
            <w:tcW w:w="1523" w:type="dxa"/>
            <w:vAlign w:val="center"/>
            <w:hideMark/>
          </w:tcPr>
          <w:p w14:paraId="20387082" w14:textId="77777777" w:rsidR="008132B4" w:rsidRPr="001C7739" w:rsidRDefault="008132B4" w:rsidP="00501009">
            <w:r w:rsidRPr="001C7739">
              <w:t>작동 조건 (기간, 임계값, 안정성 규칙)</w:t>
            </w:r>
          </w:p>
        </w:tc>
        <w:tc>
          <w:tcPr>
            <w:tcW w:w="4644" w:type="dxa"/>
            <w:vAlign w:val="center"/>
            <w:hideMark/>
          </w:tcPr>
          <w:p w14:paraId="3040F7CE" w14:textId="77777777" w:rsidR="008132B4" w:rsidRPr="001C7739" w:rsidRDefault="008132B4" w:rsidP="00501009">
            <w:r w:rsidRPr="001C7739">
              <w:t xml:space="preserve">안전장치가 </w:t>
            </w:r>
            <w:r w:rsidRPr="001C7739">
              <w:rPr>
                <w:b/>
                <w:bCs/>
              </w:rPr>
              <w:t>작동(fires)하게 만드는</w:t>
            </w:r>
            <w:r w:rsidRPr="001C7739">
              <w:t xml:space="preserve"> 구체적이고 명확한 조건을 기술합니다. 다음 세 가지 요소를 반드시 포함해야 합니다:</w:t>
            </w:r>
          </w:p>
        </w:tc>
      </w:tr>
      <w:tr w:rsidR="008132B4" w:rsidRPr="001C7739" w14:paraId="7D1FDF4D" w14:textId="77777777" w:rsidTr="009A3307">
        <w:tc>
          <w:tcPr>
            <w:tcW w:w="2745" w:type="dxa"/>
            <w:vAlign w:val="center"/>
            <w:hideMark/>
          </w:tcPr>
          <w:p w14:paraId="179EDD94" w14:textId="77777777" w:rsidR="008132B4" w:rsidRPr="001C7739" w:rsidRDefault="008132B4" w:rsidP="00501009"/>
        </w:tc>
        <w:tc>
          <w:tcPr>
            <w:tcW w:w="1523" w:type="dxa"/>
            <w:vAlign w:val="center"/>
            <w:hideMark/>
          </w:tcPr>
          <w:p w14:paraId="44A7290B" w14:textId="77777777" w:rsidR="008132B4" w:rsidRPr="001C7739" w:rsidRDefault="008132B4" w:rsidP="00501009"/>
        </w:tc>
        <w:tc>
          <w:tcPr>
            <w:tcW w:w="4644" w:type="dxa"/>
            <w:vAlign w:val="center"/>
            <w:hideMark/>
          </w:tcPr>
          <w:p w14:paraId="5BDE6043" w14:textId="77777777" w:rsidR="008132B4" w:rsidRPr="001C7739" w:rsidRDefault="008132B4" w:rsidP="00501009">
            <w:r w:rsidRPr="001C7739">
              <w:t xml:space="preserve">1. </w:t>
            </w:r>
            <w:r w:rsidRPr="001C7739">
              <w:rPr>
                <w:b/>
                <w:bCs/>
              </w:rPr>
              <w:t>임계값(Threshold):</w:t>
            </w:r>
            <w:r w:rsidRPr="001C7739">
              <w:t xml:space="preserve"> 위반 기준 (예: 10%p (pts) 초과).</w:t>
            </w:r>
          </w:p>
        </w:tc>
      </w:tr>
      <w:tr w:rsidR="008132B4" w:rsidRPr="001C7739" w14:paraId="5B6285D4" w14:textId="77777777" w:rsidTr="009A3307">
        <w:tc>
          <w:tcPr>
            <w:tcW w:w="2745" w:type="dxa"/>
            <w:vAlign w:val="center"/>
            <w:hideMark/>
          </w:tcPr>
          <w:p w14:paraId="4AC67B91" w14:textId="77777777" w:rsidR="008132B4" w:rsidRPr="001C7739" w:rsidRDefault="008132B4" w:rsidP="00501009"/>
        </w:tc>
        <w:tc>
          <w:tcPr>
            <w:tcW w:w="1523" w:type="dxa"/>
            <w:vAlign w:val="center"/>
            <w:hideMark/>
          </w:tcPr>
          <w:p w14:paraId="3B7F4769" w14:textId="77777777" w:rsidR="008132B4" w:rsidRPr="001C7739" w:rsidRDefault="008132B4" w:rsidP="00501009"/>
        </w:tc>
        <w:tc>
          <w:tcPr>
            <w:tcW w:w="4644" w:type="dxa"/>
            <w:vAlign w:val="center"/>
            <w:hideMark/>
          </w:tcPr>
          <w:p w14:paraId="1CE369E7" w14:textId="77777777" w:rsidR="008132B4" w:rsidRPr="001C7739" w:rsidRDefault="008132B4" w:rsidP="00501009">
            <w:r w:rsidRPr="001C7739">
              <w:t xml:space="preserve">2. </w:t>
            </w:r>
            <w:r w:rsidRPr="001C7739">
              <w:rPr>
                <w:b/>
                <w:bCs/>
              </w:rPr>
              <w:t>기간(Window):</w:t>
            </w:r>
            <w:r w:rsidRPr="001C7739">
              <w:t xml:space="preserve"> 측정 기간 (예: 7일 롤링).</w:t>
            </w:r>
          </w:p>
        </w:tc>
      </w:tr>
      <w:tr w:rsidR="008132B4" w:rsidRPr="001C7739" w14:paraId="25E9C80A" w14:textId="77777777" w:rsidTr="009A3307">
        <w:tc>
          <w:tcPr>
            <w:tcW w:w="2745" w:type="dxa"/>
            <w:vAlign w:val="center"/>
            <w:hideMark/>
          </w:tcPr>
          <w:p w14:paraId="6DB4F7B8" w14:textId="77777777" w:rsidR="008132B4" w:rsidRPr="001C7739" w:rsidRDefault="008132B4" w:rsidP="00501009"/>
        </w:tc>
        <w:tc>
          <w:tcPr>
            <w:tcW w:w="1523" w:type="dxa"/>
            <w:vAlign w:val="center"/>
            <w:hideMark/>
          </w:tcPr>
          <w:p w14:paraId="529048A7" w14:textId="77777777" w:rsidR="008132B4" w:rsidRPr="001C7739" w:rsidRDefault="008132B4" w:rsidP="00501009"/>
        </w:tc>
        <w:tc>
          <w:tcPr>
            <w:tcW w:w="4644" w:type="dxa"/>
            <w:vAlign w:val="center"/>
            <w:hideMark/>
          </w:tcPr>
          <w:p w14:paraId="043FFD6C" w14:textId="77777777" w:rsidR="008132B4" w:rsidRPr="001C7739" w:rsidRDefault="008132B4" w:rsidP="00501009">
            <w:r w:rsidRPr="001C7739">
              <w:t xml:space="preserve">3. </w:t>
            </w:r>
            <w:r w:rsidRPr="001C7739">
              <w:rPr>
                <w:b/>
                <w:bCs/>
              </w:rPr>
              <w:t>안정성 규칙(Stability Rule):</w:t>
            </w:r>
            <w:r w:rsidRPr="001C7739">
              <w:t xml:space="preserve"> 지표가 잠시 흔들리는 '오작동(flap)'을 막기 위해, 몇 번(k) 연속으로 위반해야 작동할지를 명시합니다. </w:t>
            </w:r>
            <w:r w:rsidRPr="001C7739">
              <w:rPr>
                <w:b/>
                <w:bCs/>
              </w:rPr>
              <w:t>기본값은 k=2</w:t>
            </w:r>
            <w:r w:rsidRPr="001C7739">
              <w:t xml:space="preserve"> (2회 연속)를 사용합니다.</w:t>
            </w:r>
          </w:p>
        </w:tc>
      </w:tr>
      <w:tr w:rsidR="008132B4" w:rsidRPr="001C7739" w14:paraId="42209F34" w14:textId="77777777" w:rsidTr="009A3307">
        <w:tc>
          <w:tcPr>
            <w:tcW w:w="2745" w:type="dxa"/>
            <w:vAlign w:val="center"/>
            <w:hideMark/>
          </w:tcPr>
          <w:p w14:paraId="14ABFD21" w14:textId="77777777" w:rsidR="008132B4" w:rsidRPr="001C7739" w:rsidRDefault="008132B4" w:rsidP="00501009"/>
        </w:tc>
        <w:tc>
          <w:tcPr>
            <w:tcW w:w="1523" w:type="dxa"/>
            <w:vAlign w:val="center"/>
            <w:hideMark/>
          </w:tcPr>
          <w:p w14:paraId="251A9822" w14:textId="77777777" w:rsidR="008132B4" w:rsidRPr="001C7739" w:rsidRDefault="008132B4" w:rsidP="00501009"/>
        </w:tc>
        <w:tc>
          <w:tcPr>
            <w:tcW w:w="4644" w:type="dxa"/>
            <w:vAlign w:val="center"/>
            <w:hideMark/>
          </w:tcPr>
          <w:p w14:paraId="084B0C39" w14:textId="77777777" w:rsidR="008132B4" w:rsidRPr="001C7739" w:rsidRDefault="008132B4" w:rsidP="00501009">
            <w:r w:rsidRPr="001C7739">
              <w:t>(작성 패턴 예시): [지표]가 [연산자] [임계값]을 [기간] 동안 [안정성] 규칙으로 위반할 경우 작동.</w:t>
            </w:r>
          </w:p>
        </w:tc>
      </w:tr>
      <w:tr w:rsidR="008132B4" w:rsidRPr="001C7739" w14:paraId="3C7375CB" w14:textId="77777777" w:rsidTr="009A3307">
        <w:tc>
          <w:tcPr>
            <w:tcW w:w="2745" w:type="dxa"/>
            <w:vAlign w:val="center"/>
            <w:hideMark/>
          </w:tcPr>
          <w:p w14:paraId="78886614" w14:textId="77777777" w:rsidR="008132B4" w:rsidRPr="001C7739" w:rsidRDefault="008132B4" w:rsidP="00501009">
            <w:r w:rsidRPr="001C7739">
              <w:t>Stage (Use/Misuse/Disuse/Abuse)</w:t>
            </w:r>
          </w:p>
        </w:tc>
        <w:tc>
          <w:tcPr>
            <w:tcW w:w="1523" w:type="dxa"/>
            <w:vAlign w:val="center"/>
            <w:hideMark/>
          </w:tcPr>
          <w:p w14:paraId="23C10574" w14:textId="77777777" w:rsidR="008132B4" w:rsidRPr="001C7739" w:rsidRDefault="008132B4" w:rsidP="00501009">
            <w:r w:rsidRPr="001C7739">
              <w:t>단계 (사용/오용/미사용/남용)</w:t>
            </w:r>
          </w:p>
        </w:tc>
        <w:tc>
          <w:tcPr>
            <w:tcW w:w="4644" w:type="dxa"/>
            <w:vAlign w:val="center"/>
            <w:hideMark/>
          </w:tcPr>
          <w:p w14:paraId="3EFAF41B" w14:textId="77777777" w:rsidR="008132B4" w:rsidRPr="001C7739" w:rsidRDefault="008132B4" w:rsidP="00501009">
            <w:r w:rsidRPr="001C7739">
              <w:t xml:space="preserve">이 문제가 </w:t>
            </w:r>
            <w:r w:rsidRPr="001C7739">
              <w:rPr>
                <w:b/>
                <w:bCs/>
              </w:rPr>
              <w:t>런타임에 어떤 유형의 실패</w:t>
            </w:r>
            <w:r w:rsidRPr="001C7739">
              <w:t>로 분류되는지 명시합니다.</w:t>
            </w:r>
          </w:p>
        </w:tc>
      </w:tr>
      <w:tr w:rsidR="008132B4" w:rsidRPr="001C7739" w14:paraId="324A8870" w14:textId="77777777" w:rsidTr="009A3307">
        <w:tc>
          <w:tcPr>
            <w:tcW w:w="2745" w:type="dxa"/>
            <w:vAlign w:val="center"/>
            <w:hideMark/>
          </w:tcPr>
          <w:p w14:paraId="347AB940" w14:textId="77777777" w:rsidR="008132B4" w:rsidRPr="001C7739" w:rsidRDefault="008132B4" w:rsidP="00501009"/>
        </w:tc>
        <w:tc>
          <w:tcPr>
            <w:tcW w:w="1523" w:type="dxa"/>
            <w:vAlign w:val="center"/>
            <w:hideMark/>
          </w:tcPr>
          <w:p w14:paraId="6321912F" w14:textId="77777777" w:rsidR="008132B4" w:rsidRPr="001C7739" w:rsidRDefault="008132B4" w:rsidP="00501009"/>
        </w:tc>
        <w:tc>
          <w:tcPr>
            <w:tcW w:w="4644" w:type="dxa"/>
            <w:vAlign w:val="center"/>
            <w:hideMark/>
          </w:tcPr>
          <w:p w14:paraId="19CB961D" w14:textId="77777777" w:rsidR="008132B4" w:rsidRPr="001C7739" w:rsidRDefault="008132B4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Use (사용):</w:t>
            </w:r>
            <w:r w:rsidRPr="001C7739">
              <w:t xml:space="preserve"> 일반적인 운영 중 발생한 신뢰성/공정성 문제.</w:t>
            </w:r>
          </w:p>
        </w:tc>
      </w:tr>
      <w:tr w:rsidR="008132B4" w:rsidRPr="001C7739" w14:paraId="2B648566" w14:textId="77777777" w:rsidTr="009A3307">
        <w:tc>
          <w:tcPr>
            <w:tcW w:w="2745" w:type="dxa"/>
            <w:vAlign w:val="center"/>
            <w:hideMark/>
          </w:tcPr>
          <w:p w14:paraId="7061097A" w14:textId="77777777" w:rsidR="008132B4" w:rsidRPr="001C7739" w:rsidRDefault="008132B4" w:rsidP="00501009"/>
        </w:tc>
        <w:tc>
          <w:tcPr>
            <w:tcW w:w="1523" w:type="dxa"/>
            <w:vAlign w:val="center"/>
            <w:hideMark/>
          </w:tcPr>
          <w:p w14:paraId="55B57086" w14:textId="77777777" w:rsidR="008132B4" w:rsidRPr="001C7739" w:rsidRDefault="008132B4" w:rsidP="00501009"/>
        </w:tc>
        <w:tc>
          <w:tcPr>
            <w:tcW w:w="4644" w:type="dxa"/>
            <w:vAlign w:val="center"/>
            <w:hideMark/>
          </w:tcPr>
          <w:p w14:paraId="2CAAB167" w14:textId="77777777" w:rsidR="008132B4" w:rsidRPr="001C7739" w:rsidRDefault="008132B4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Misuse (오용):</w:t>
            </w:r>
            <w:r w:rsidRPr="001C7739">
              <w:t xml:space="preserve"> 의도치 않은 사용 패턴 (예: 모델이 본 적 없는 데이터).</w:t>
            </w:r>
          </w:p>
        </w:tc>
      </w:tr>
      <w:tr w:rsidR="008132B4" w:rsidRPr="001C7739" w14:paraId="4BCA3E8E" w14:textId="77777777" w:rsidTr="009A3307">
        <w:tc>
          <w:tcPr>
            <w:tcW w:w="2745" w:type="dxa"/>
            <w:vAlign w:val="center"/>
            <w:hideMark/>
          </w:tcPr>
          <w:p w14:paraId="4A5E70BF" w14:textId="77777777" w:rsidR="008132B4" w:rsidRPr="001C7739" w:rsidRDefault="008132B4" w:rsidP="00501009"/>
        </w:tc>
        <w:tc>
          <w:tcPr>
            <w:tcW w:w="1523" w:type="dxa"/>
            <w:vAlign w:val="center"/>
            <w:hideMark/>
          </w:tcPr>
          <w:p w14:paraId="24182F4C" w14:textId="77777777" w:rsidR="008132B4" w:rsidRPr="001C7739" w:rsidRDefault="008132B4" w:rsidP="00501009"/>
        </w:tc>
        <w:tc>
          <w:tcPr>
            <w:tcW w:w="4644" w:type="dxa"/>
            <w:vAlign w:val="center"/>
            <w:hideMark/>
          </w:tcPr>
          <w:p w14:paraId="4EDB3D44" w14:textId="77777777" w:rsidR="008132B4" w:rsidRPr="001C7739" w:rsidRDefault="008132B4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Disuse (미사용):</w:t>
            </w:r>
            <w:r w:rsidRPr="001C7739">
              <w:t xml:space="preserve"> 로그 누락, 점검 건너뛰기.</w:t>
            </w:r>
          </w:p>
        </w:tc>
      </w:tr>
      <w:tr w:rsidR="008132B4" w:rsidRPr="001C7739" w14:paraId="6860FB6B" w14:textId="77777777" w:rsidTr="009A3307">
        <w:tc>
          <w:tcPr>
            <w:tcW w:w="2745" w:type="dxa"/>
            <w:vAlign w:val="center"/>
            <w:hideMark/>
          </w:tcPr>
          <w:p w14:paraId="28CEBA29" w14:textId="77777777" w:rsidR="008132B4" w:rsidRPr="001C7739" w:rsidRDefault="008132B4" w:rsidP="00501009"/>
        </w:tc>
        <w:tc>
          <w:tcPr>
            <w:tcW w:w="1523" w:type="dxa"/>
            <w:vAlign w:val="center"/>
            <w:hideMark/>
          </w:tcPr>
          <w:p w14:paraId="1DC871F1" w14:textId="77777777" w:rsidR="008132B4" w:rsidRPr="001C7739" w:rsidRDefault="008132B4" w:rsidP="00501009"/>
        </w:tc>
        <w:tc>
          <w:tcPr>
            <w:tcW w:w="4644" w:type="dxa"/>
            <w:vAlign w:val="center"/>
            <w:hideMark/>
          </w:tcPr>
          <w:p w14:paraId="2DC7E320" w14:textId="77777777" w:rsidR="008132B4" w:rsidRPr="001C7739" w:rsidRDefault="008132B4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Abuse (남용):</w:t>
            </w:r>
            <w:r w:rsidRPr="001C7739">
              <w:t xml:space="preserve"> 고의적인 조작이나 적대적 공격.</w:t>
            </w:r>
          </w:p>
        </w:tc>
      </w:tr>
      <w:tr w:rsidR="008132B4" w:rsidRPr="001C7739" w14:paraId="715D6B1F" w14:textId="77777777" w:rsidTr="009A3307">
        <w:tc>
          <w:tcPr>
            <w:tcW w:w="2745" w:type="dxa"/>
            <w:vAlign w:val="center"/>
            <w:hideMark/>
          </w:tcPr>
          <w:p w14:paraId="6B9A2BEF" w14:textId="77777777" w:rsidR="008132B4" w:rsidRPr="001C7739" w:rsidRDefault="008132B4" w:rsidP="00501009">
            <w:r w:rsidRPr="001C7739">
              <w:t>Intervention Action (auto/human)</w:t>
            </w:r>
          </w:p>
        </w:tc>
        <w:tc>
          <w:tcPr>
            <w:tcW w:w="1523" w:type="dxa"/>
            <w:vAlign w:val="center"/>
            <w:hideMark/>
          </w:tcPr>
          <w:p w14:paraId="14945787" w14:textId="77777777" w:rsidR="008132B4" w:rsidRPr="001C7739" w:rsidRDefault="008132B4" w:rsidP="00501009">
            <w:r w:rsidRPr="001C7739">
              <w:t>개입 조치 (자동/인간)</w:t>
            </w:r>
          </w:p>
        </w:tc>
        <w:tc>
          <w:tcPr>
            <w:tcW w:w="4644" w:type="dxa"/>
            <w:vAlign w:val="center"/>
            <w:hideMark/>
          </w:tcPr>
          <w:p w14:paraId="19EE9882" w14:textId="77777777" w:rsidR="008132B4" w:rsidRPr="001C7739" w:rsidRDefault="008132B4" w:rsidP="00501009">
            <w:r w:rsidRPr="001C7739">
              <w:t xml:space="preserve">안전장치 작동 시 </w:t>
            </w:r>
            <w:r w:rsidRPr="001C7739">
              <w:rPr>
                <w:b/>
                <w:bCs/>
              </w:rPr>
              <w:t>취해야 할 조치</w:t>
            </w:r>
            <w:r w:rsidRPr="001C7739">
              <w:t>를 순서대로, 명시적이고 실행 가능한 언어로 기술합니다.</w:t>
            </w:r>
          </w:p>
        </w:tc>
      </w:tr>
      <w:tr w:rsidR="008132B4" w:rsidRPr="001C7739" w14:paraId="47BFA050" w14:textId="77777777" w:rsidTr="009A3307">
        <w:tc>
          <w:tcPr>
            <w:tcW w:w="2745" w:type="dxa"/>
            <w:vAlign w:val="center"/>
            <w:hideMark/>
          </w:tcPr>
          <w:p w14:paraId="27E3716F" w14:textId="77777777" w:rsidR="008132B4" w:rsidRPr="001C7739" w:rsidRDefault="008132B4" w:rsidP="00501009"/>
        </w:tc>
        <w:tc>
          <w:tcPr>
            <w:tcW w:w="1523" w:type="dxa"/>
            <w:vAlign w:val="center"/>
            <w:hideMark/>
          </w:tcPr>
          <w:p w14:paraId="5B837BD3" w14:textId="77777777" w:rsidR="008132B4" w:rsidRPr="001C7739" w:rsidRDefault="008132B4" w:rsidP="00501009"/>
        </w:tc>
        <w:tc>
          <w:tcPr>
            <w:tcW w:w="4644" w:type="dxa"/>
            <w:vAlign w:val="center"/>
            <w:hideMark/>
          </w:tcPr>
          <w:p w14:paraId="5E3238F3" w14:textId="77777777" w:rsidR="008132B4" w:rsidRPr="001C7739" w:rsidRDefault="008132B4" w:rsidP="00501009">
            <w:r w:rsidRPr="001C7739">
              <w:t xml:space="preserve">(예시): </w:t>
            </w:r>
            <w:r w:rsidRPr="001C7739">
              <w:rPr>
                <w:b/>
                <w:bCs/>
              </w:rPr>
              <w:t>Auto (자동):</w:t>
            </w:r>
            <w:r w:rsidRPr="001C7739">
              <w:t xml:space="preserve"> </w:t>
            </w:r>
            <w:r w:rsidRPr="001C7739">
              <w:rPr>
                <w:b/>
                <w:bCs/>
              </w:rPr>
              <w:t>기권(abstain)</w:t>
            </w:r>
            <w:r w:rsidRPr="001C7739">
              <w:t xml:space="preserve"> 후 인간 대기열로 이동 → </w:t>
            </w:r>
            <w:r w:rsidRPr="001C7739">
              <w:rPr>
                <w:b/>
                <w:bCs/>
              </w:rPr>
              <w:t>Human (인간):</w:t>
            </w:r>
            <w:r w:rsidRPr="001C7739">
              <w:t xml:space="preserve"> 계획 담당자(Planner) 검토 → 데이터 사이언스(DS)팀에 재훈련 티켓 발부.</w:t>
            </w:r>
          </w:p>
        </w:tc>
      </w:tr>
      <w:tr w:rsidR="008132B4" w:rsidRPr="001C7739" w14:paraId="2181F1DB" w14:textId="77777777" w:rsidTr="009A3307">
        <w:tc>
          <w:tcPr>
            <w:tcW w:w="2745" w:type="dxa"/>
            <w:vAlign w:val="center"/>
            <w:hideMark/>
          </w:tcPr>
          <w:p w14:paraId="1D75F555" w14:textId="77777777" w:rsidR="008132B4" w:rsidRPr="001C7739" w:rsidRDefault="008132B4" w:rsidP="00501009">
            <w:r w:rsidRPr="001C7739">
              <w:t>Ownership (R/A/C/I)</w:t>
            </w:r>
          </w:p>
        </w:tc>
        <w:tc>
          <w:tcPr>
            <w:tcW w:w="1523" w:type="dxa"/>
            <w:vAlign w:val="center"/>
            <w:hideMark/>
          </w:tcPr>
          <w:p w14:paraId="5151704E" w14:textId="77777777" w:rsidR="008132B4" w:rsidRPr="001C7739" w:rsidRDefault="008132B4" w:rsidP="00501009">
            <w:r w:rsidRPr="001C7739">
              <w:t>소유권 (R/A/C/I)</w:t>
            </w:r>
          </w:p>
        </w:tc>
        <w:tc>
          <w:tcPr>
            <w:tcW w:w="4644" w:type="dxa"/>
            <w:vAlign w:val="center"/>
            <w:hideMark/>
          </w:tcPr>
          <w:p w14:paraId="3C4E438B" w14:textId="77777777" w:rsidR="008132B4" w:rsidRPr="001C7739" w:rsidRDefault="008132B4" w:rsidP="00501009">
            <w:r w:rsidRPr="001C7739">
              <w:t xml:space="preserve">이 안전장치에 대한 </w:t>
            </w:r>
            <w:r w:rsidRPr="001C7739">
              <w:rPr>
                <w:b/>
                <w:bCs/>
              </w:rPr>
              <w:t>RACI</w:t>
            </w:r>
            <w:r w:rsidRPr="001C7739">
              <w:t xml:space="preserve"> 역할을 한 줄로 명시하며,</w:t>
            </w:r>
            <w:r w:rsidR="009A3307" w:rsidRPr="001C7739">
              <w:t xml:space="preserve"> </w:t>
            </w:r>
            <w:r w:rsidRPr="001C7739">
              <w:t>A (Accountable, 최종 책임자)</w:t>
            </w:r>
            <w:r w:rsidR="009A3307" w:rsidRPr="001C7739">
              <w:t xml:space="preserve"> </w:t>
            </w:r>
            <w:r w:rsidRPr="001C7739">
              <w:t>는 반드시 한 명이어야 합니다.</w:t>
            </w:r>
          </w:p>
        </w:tc>
      </w:tr>
      <w:tr w:rsidR="008132B4" w:rsidRPr="001C7739" w14:paraId="760587F8" w14:textId="77777777" w:rsidTr="009A3307">
        <w:tc>
          <w:tcPr>
            <w:tcW w:w="2745" w:type="dxa"/>
            <w:vAlign w:val="center"/>
            <w:hideMark/>
          </w:tcPr>
          <w:p w14:paraId="1128278B" w14:textId="77777777" w:rsidR="008132B4" w:rsidRPr="001C7739" w:rsidRDefault="008132B4" w:rsidP="00501009"/>
        </w:tc>
        <w:tc>
          <w:tcPr>
            <w:tcW w:w="1523" w:type="dxa"/>
            <w:vAlign w:val="center"/>
            <w:hideMark/>
          </w:tcPr>
          <w:p w14:paraId="4C81AFD3" w14:textId="77777777" w:rsidR="008132B4" w:rsidRPr="001C7739" w:rsidRDefault="008132B4" w:rsidP="00501009"/>
        </w:tc>
        <w:tc>
          <w:tcPr>
            <w:tcW w:w="4644" w:type="dxa"/>
            <w:vAlign w:val="center"/>
            <w:hideMark/>
          </w:tcPr>
          <w:p w14:paraId="26431190" w14:textId="77777777" w:rsidR="008132B4" w:rsidRPr="001C7739" w:rsidRDefault="008132B4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R (Responsible):</w:t>
            </w:r>
            <w:r w:rsidRPr="001C7739">
              <w:t xml:space="preserve"> 실제로 작업을 수행하는 사람/팀.</w:t>
            </w:r>
          </w:p>
        </w:tc>
      </w:tr>
      <w:tr w:rsidR="008132B4" w:rsidRPr="001C7739" w14:paraId="186A1FDC" w14:textId="77777777" w:rsidTr="009A3307">
        <w:tc>
          <w:tcPr>
            <w:tcW w:w="2745" w:type="dxa"/>
            <w:vAlign w:val="center"/>
            <w:hideMark/>
          </w:tcPr>
          <w:p w14:paraId="4D3E19F2" w14:textId="77777777" w:rsidR="008132B4" w:rsidRPr="001C7739" w:rsidRDefault="008132B4" w:rsidP="00501009"/>
        </w:tc>
        <w:tc>
          <w:tcPr>
            <w:tcW w:w="1523" w:type="dxa"/>
            <w:vAlign w:val="center"/>
            <w:hideMark/>
          </w:tcPr>
          <w:p w14:paraId="627645A2" w14:textId="77777777" w:rsidR="008132B4" w:rsidRPr="001C7739" w:rsidRDefault="008132B4" w:rsidP="00501009"/>
        </w:tc>
        <w:tc>
          <w:tcPr>
            <w:tcW w:w="4644" w:type="dxa"/>
            <w:vAlign w:val="center"/>
            <w:hideMark/>
          </w:tcPr>
          <w:p w14:paraId="6E5A4731" w14:textId="77777777" w:rsidR="008132B4" w:rsidRPr="001C7739" w:rsidRDefault="008132B4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A (Accountable):</w:t>
            </w:r>
            <w:r w:rsidRPr="001C7739">
              <w:t xml:space="preserve"> 최종 승인 및 책임(단 한 명).</w:t>
            </w:r>
          </w:p>
        </w:tc>
      </w:tr>
      <w:tr w:rsidR="008132B4" w:rsidRPr="001C7739" w14:paraId="28994439" w14:textId="77777777" w:rsidTr="009A3307">
        <w:tc>
          <w:tcPr>
            <w:tcW w:w="2745" w:type="dxa"/>
            <w:vAlign w:val="center"/>
            <w:hideMark/>
          </w:tcPr>
          <w:p w14:paraId="3A54F48B" w14:textId="77777777" w:rsidR="008132B4" w:rsidRPr="001C7739" w:rsidRDefault="008132B4" w:rsidP="00501009"/>
        </w:tc>
        <w:tc>
          <w:tcPr>
            <w:tcW w:w="1523" w:type="dxa"/>
            <w:vAlign w:val="center"/>
            <w:hideMark/>
          </w:tcPr>
          <w:p w14:paraId="6836461F" w14:textId="77777777" w:rsidR="008132B4" w:rsidRPr="001C7739" w:rsidRDefault="008132B4" w:rsidP="00501009"/>
        </w:tc>
        <w:tc>
          <w:tcPr>
            <w:tcW w:w="4644" w:type="dxa"/>
            <w:vAlign w:val="center"/>
            <w:hideMark/>
          </w:tcPr>
          <w:p w14:paraId="052CF400" w14:textId="77777777" w:rsidR="008132B4" w:rsidRPr="001C7739" w:rsidRDefault="008132B4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C (Consulted):</w:t>
            </w:r>
            <w:r w:rsidRPr="001C7739">
              <w:t xml:space="preserve"> 의견을 들어야 하는 사람/팀.</w:t>
            </w:r>
          </w:p>
        </w:tc>
      </w:tr>
      <w:tr w:rsidR="008132B4" w:rsidRPr="001C7739" w14:paraId="6C7E9977" w14:textId="77777777" w:rsidTr="009A3307">
        <w:tc>
          <w:tcPr>
            <w:tcW w:w="2745" w:type="dxa"/>
            <w:vAlign w:val="center"/>
            <w:hideMark/>
          </w:tcPr>
          <w:p w14:paraId="1ADAF63B" w14:textId="77777777" w:rsidR="008132B4" w:rsidRPr="001C7739" w:rsidRDefault="008132B4" w:rsidP="00501009"/>
        </w:tc>
        <w:tc>
          <w:tcPr>
            <w:tcW w:w="1523" w:type="dxa"/>
            <w:vAlign w:val="center"/>
            <w:hideMark/>
          </w:tcPr>
          <w:p w14:paraId="5D24FFC3" w14:textId="77777777" w:rsidR="008132B4" w:rsidRPr="001C7739" w:rsidRDefault="008132B4" w:rsidP="00501009"/>
        </w:tc>
        <w:tc>
          <w:tcPr>
            <w:tcW w:w="4644" w:type="dxa"/>
            <w:vAlign w:val="center"/>
            <w:hideMark/>
          </w:tcPr>
          <w:p w14:paraId="6F74BCDF" w14:textId="77777777" w:rsidR="008132B4" w:rsidRPr="001C7739" w:rsidRDefault="008132B4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I (Informed):</w:t>
            </w:r>
            <w:r w:rsidRPr="001C7739">
              <w:t xml:space="preserve"> 결과를 통보받아야 하는 사람/팀.</w:t>
            </w:r>
          </w:p>
        </w:tc>
      </w:tr>
      <w:tr w:rsidR="008132B4" w:rsidRPr="001C7739" w14:paraId="07501069" w14:textId="77777777" w:rsidTr="009A3307">
        <w:tc>
          <w:tcPr>
            <w:tcW w:w="2745" w:type="dxa"/>
            <w:vAlign w:val="center"/>
            <w:hideMark/>
          </w:tcPr>
          <w:p w14:paraId="4FD25E25" w14:textId="77777777" w:rsidR="008132B4" w:rsidRPr="001C7739" w:rsidRDefault="008132B4" w:rsidP="00501009">
            <w:r w:rsidRPr="001C7739">
              <w:t>Evidence Pointer</w:t>
            </w:r>
          </w:p>
        </w:tc>
        <w:tc>
          <w:tcPr>
            <w:tcW w:w="1523" w:type="dxa"/>
            <w:vAlign w:val="center"/>
            <w:hideMark/>
          </w:tcPr>
          <w:p w14:paraId="54728B48" w14:textId="77777777" w:rsidR="008132B4" w:rsidRPr="001C7739" w:rsidRDefault="008132B4" w:rsidP="00501009">
            <w:r w:rsidRPr="001C7739">
              <w:t>증거 포인터</w:t>
            </w:r>
          </w:p>
        </w:tc>
        <w:tc>
          <w:tcPr>
            <w:tcW w:w="4644" w:type="dxa"/>
            <w:vAlign w:val="center"/>
            <w:hideMark/>
          </w:tcPr>
          <w:p w14:paraId="49561AD4" w14:textId="77777777" w:rsidR="008132B4" w:rsidRPr="001C7739" w:rsidRDefault="008132B4" w:rsidP="00501009">
            <w:r w:rsidRPr="001C7739">
              <w:t xml:space="preserve">이 안전장치의 유효성을 입증할 </w:t>
            </w:r>
            <w:r w:rsidRPr="001C7739">
              <w:rPr>
                <w:b/>
                <w:bCs/>
              </w:rPr>
              <w:t>증거 자료</w:t>
            </w:r>
            <w:r w:rsidRPr="001C7739">
              <w:t>의</w:t>
            </w:r>
            <w:r w:rsidR="009A3307" w:rsidRPr="001C7739">
              <w:t xml:space="preserve"> </w:t>
            </w:r>
            <w:r w:rsidRPr="001C7739">
              <w:t>상대 경로(relative path)</w:t>
            </w:r>
            <w:r w:rsidR="009A3307" w:rsidRPr="001C7739">
              <w:t xml:space="preserve"> </w:t>
            </w:r>
            <w:r w:rsidRPr="001C7739">
              <w:t xml:space="preserve">와 </w:t>
            </w:r>
            <w:r w:rsidRPr="001C7739">
              <w:rPr>
                <w:b/>
                <w:bCs/>
              </w:rPr>
              <w:t>증거 태그</w:t>
            </w:r>
            <w:r w:rsidRPr="001C7739">
              <w:t>를 짧게 명시합니다. 이 자료는 보통 이후 섹션(4.3~4.6)에서 생성될 파일들입니다.</w:t>
            </w:r>
          </w:p>
        </w:tc>
      </w:tr>
      <w:tr w:rsidR="008132B4" w:rsidRPr="001C7739" w14:paraId="3895226D" w14:textId="77777777" w:rsidTr="009A3307">
        <w:tc>
          <w:tcPr>
            <w:tcW w:w="2745" w:type="dxa"/>
            <w:vAlign w:val="center"/>
            <w:hideMark/>
          </w:tcPr>
          <w:p w14:paraId="25923402" w14:textId="77777777" w:rsidR="008132B4" w:rsidRPr="001C7739" w:rsidRDefault="008132B4" w:rsidP="00501009"/>
        </w:tc>
        <w:tc>
          <w:tcPr>
            <w:tcW w:w="1523" w:type="dxa"/>
            <w:vAlign w:val="center"/>
            <w:hideMark/>
          </w:tcPr>
          <w:p w14:paraId="74E1FC7A" w14:textId="77777777" w:rsidR="008132B4" w:rsidRPr="001C7739" w:rsidRDefault="008132B4" w:rsidP="00501009"/>
        </w:tc>
        <w:tc>
          <w:tcPr>
            <w:tcW w:w="4644" w:type="dxa"/>
            <w:vAlign w:val="center"/>
            <w:hideMark/>
          </w:tcPr>
          <w:p w14:paraId="1C9FC6AA" w14:textId="77777777" w:rsidR="008132B4" w:rsidRPr="001C7739" w:rsidRDefault="008132B4" w:rsidP="00501009">
            <w:pPr>
              <w:rPr>
                <w:rFonts w:cs="굴림"/>
              </w:rPr>
            </w:pPr>
            <w:r w:rsidRPr="001C7739">
              <w:rPr>
                <w:rFonts w:cs="굴림"/>
              </w:rPr>
              <w:t xml:space="preserve">(예시): </w:t>
            </w:r>
            <w:r w:rsidRPr="001C7739">
              <w:t>fairness_by_slice.csv [O]</w:t>
            </w:r>
            <w:r w:rsidRPr="001C7739">
              <w:rPr>
                <w:rFonts w:cs="굴림"/>
              </w:rPr>
              <w:t xml:space="preserve"> (관찰된 결과) 또는 </w:t>
            </w:r>
            <w:r w:rsidRPr="001C7739">
              <w:t>baseline_checks.yaml [A]</w:t>
            </w:r>
            <w:r w:rsidRPr="001C7739">
              <w:rPr>
                <w:rFonts w:cs="굴림"/>
              </w:rPr>
              <w:t xml:space="preserve"> (가정된 설정/참조 자료).</w:t>
            </w:r>
          </w:p>
        </w:tc>
      </w:tr>
      <w:tr w:rsidR="008132B4" w:rsidRPr="001C7739" w14:paraId="71D5721A" w14:textId="77777777" w:rsidTr="009A3307">
        <w:tc>
          <w:tcPr>
            <w:tcW w:w="2745" w:type="dxa"/>
            <w:vAlign w:val="center"/>
            <w:hideMark/>
          </w:tcPr>
          <w:p w14:paraId="4C56920E" w14:textId="77777777" w:rsidR="008132B4" w:rsidRPr="001C7739" w:rsidRDefault="008132B4" w:rsidP="00501009">
            <w:r w:rsidRPr="001C7739">
              <w:t>Notes</w:t>
            </w:r>
          </w:p>
        </w:tc>
        <w:tc>
          <w:tcPr>
            <w:tcW w:w="1523" w:type="dxa"/>
            <w:vAlign w:val="center"/>
            <w:hideMark/>
          </w:tcPr>
          <w:p w14:paraId="302DF07D" w14:textId="77777777" w:rsidR="008132B4" w:rsidRPr="001C7739" w:rsidRDefault="008132B4" w:rsidP="00501009">
            <w:r w:rsidRPr="001C7739">
              <w:t>참고 사항</w:t>
            </w:r>
          </w:p>
        </w:tc>
        <w:tc>
          <w:tcPr>
            <w:tcW w:w="4644" w:type="dxa"/>
            <w:vAlign w:val="center"/>
            <w:hideMark/>
          </w:tcPr>
          <w:p w14:paraId="6D6FB73C" w14:textId="77777777" w:rsidR="008132B4" w:rsidRPr="001C7739" w:rsidRDefault="008132B4" w:rsidP="00501009">
            <w:r w:rsidRPr="001C7739">
              <w:t xml:space="preserve">허용 가능한 유지보수 기간, 슬라이스 정의 버전, 또는 면제 사항 등 </w:t>
            </w:r>
            <w:r w:rsidRPr="001C7739">
              <w:rPr>
                <w:b/>
                <w:bCs/>
              </w:rPr>
              <w:t>주의해야 할 세부 사항</w:t>
            </w:r>
            <w:r w:rsidRPr="001C7739">
              <w:t>을 기록합니다.</w:t>
            </w:r>
          </w:p>
        </w:tc>
      </w:tr>
    </w:tbl>
    <w:p w14:paraId="248752A6" w14:textId="77777777" w:rsidR="008132B4" w:rsidRPr="001C7739" w:rsidRDefault="008132B4" w:rsidP="00501009"/>
    <w:p w14:paraId="767A5FE0" w14:textId="77777777" w:rsidR="008132B4" w:rsidRPr="008132B4" w:rsidRDefault="008132B4" w:rsidP="00501009"/>
    <w:p w14:paraId="4FBD0FB5" w14:textId="77777777" w:rsidR="008132B4" w:rsidRDefault="001607B8" w:rsidP="00501009">
      <w:pPr>
        <w:pStyle w:val="2"/>
      </w:pPr>
      <w:bookmarkStart w:id="14" w:name="_Toc211499943"/>
      <w:r w:rsidRPr="001607B8">
        <w:rPr>
          <w:rFonts w:hint="eastAsia"/>
        </w:rPr>
        <w:t>모델 신뢰도 및 공정성 보고서</w:t>
      </w:r>
      <w:bookmarkEnd w:id="14"/>
    </w:p>
    <w:p w14:paraId="23106BFF" w14:textId="77777777" w:rsidR="001607B8" w:rsidRPr="001C7739" w:rsidRDefault="001607B8" w:rsidP="00501009">
      <w:r w:rsidRPr="001C7739">
        <w:t xml:space="preserve">모델 신뢰도 및 공정성 보고서 열별 작성 </w:t>
      </w:r>
      <w:r w:rsidR="001509C6" w:rsidRPr="001C7739">
        <w:rPr>
          <w:rFonts w:hint="eastAsia"/>
        </w:rPr>
        <w:t>방법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927"/>
        <w:gridCol w:w="5706"/>
      </w:tblGrid>
      <w:tr w:rsidR="001607B8" w:rsidRPr="001C7739" w14:paraId="466763D7" w14:textId="77777777" w:rsidTr="001607B8">
        <w:tc>
          <w:tcPr>
            <w:tcW w:w="0" w:type="auto"/>
            <w:vAlign w:val="center"/>
            <w:hideMark/>
          </w:tcPr>
          <w:p w14:paraId="480BD5ED" w14:textId="77777777" w:rsidR="001607B8" w:rsidRPr="001C7739" w:rsidRDefault="001607B8" w:rsidP="00501009">
            <w:r w:rsidRPr="001C7739">
              <w:t>열 이름</w:t>
            </w:r>
          </w:p>
        </w:tc>
        <w:tc>
          <w:tcPr>
            <w:tcW w:w="0" w:type="auto"/>
            <w:vAlign w:val="center"/>
            <w:hideMark/>
          </w:tcPr>
          <w:p w14:paraId="091AB919" w14:textId="77777777" w:rsidR="001607B8" w:rsidRPr="001C7739" w:rsidRDefault="001607B8" w:rsidP="00501009">
            <w:r w:rsidRPr="001C7739">
              <w:t>설명</w:t>
            </w:r>
          </w:p>
        </w:tc>
        <w:tc>
          <w:tcPr>
            <w:tcW w:w="0" w:type="auto"/>
            <w:vAlign w:val="center"/>
            <w:hideMark/>
          </w:tcPr>
          <w:p w14:paraId="613B98F2" w14:textId="77777777" w:rsidR="001607B8" w:rsidRPr="001C7739" w:rsidRDefault="001607B8" w:rsidP="00501009">
            <w:r w:rsidRPr="001C7739">
              <w:t>작성 내용 및 작성 방법</w:t>
            </w:r>
          </w:p>
        </w:tc>
      </w:tr>
      <w:tr w:rsidR="001607B8" w:rsidRPr="001C7739" w14:paraId="3CF021A3" w14:textId="77777777" w:rsidTr="001607B8">
        <w:tc>
          <w:tcPr>
            <w:tcW w:w="0" w:type="auto"/>
            <w:vAlign w:val="center"/>
            <w:hideMark/>
          </w:tcPr>
          <w:p w14:paraId="076E067A" w14:textId="77777777" w:rsidR="001607B8" w:rsidRPr="001C7739" w:rsidRDefault="001607B8" w:rsidP="00501009">
            <w:r w:rsidRPr="001C7739">
              <w:t>Slice ID</w:t>
            </w:r>
          </w:p>
        </w:tc>
        <w:tc>
          <w:tcPr>
            <w:tcW w:w="0" w:type="auto"/>
            <w:vAlign w:val="center"/>
            <w:hideMark/>
          </w:tcPr>
          <w:p w14:paraId="22FB21DB" w14:textId="77777777" w:rsidR="001607B8" w:rsidRPr="001C7739" w:rsidRDefault="001607B8" w:rsidP="00501009">
            <w:r w:rsidRPr="001C7739">
              <w:t>슬라이스 ID</w:t>
            </w:r>
          </w:p>
        </w:tc>
        <w:tc>
          <w:tcPr>
            <w:tcW w:w="0" w:type="auto"/>
            <w:vAlign w:val="center"/>
            <w:hideMark/>
          </w:tcPr>
          <w:p w14:paraId="174E967E" w14:textId="77777777" w:rsidR="001607B8" w:rsidRPr="001C7739" w:rsidRDefault="001607B8" w:rsidP="00501009">
            <w:r w:rsidRPr="001C7739">
              <w:rPr>
                <w:rFonts w:cs="Courier New"/>
                <w:b/>
                <w:bCs/>
                <w:color w:val="C4C7C5"/>
              </w:rPr>
              <w:t>slice_registry.csv</w:t>
            </w:r>
            <w:r w:rsidRPr="001C7739">
              <w:t xml:space="preserve"> 파일에 등재된 항목과 </w:t>
            </w:r>
            <w:r w:rsidRPr="001C7739">
              <w:rPr>
                <w:b/>
                <w:bCs/>
              </w:rPr>
              <w:t>정확히 일치</w:t>
            </w:r>
            <w:r w:rsidRPr="001C7739">
              <w:t>하는 고정된 식별 키(Key)를 사용해야 합니다. 이를 통해 보고서의 행들을 D4 전반에서 사용되는 공식 슬라이스 정의와 연결할 수 있습니다. (예: SLICE_NIGHT).</w:t>
            </w:r>
          </w:p>
        </w:tc>
      </w:tr>
      <w:tr w:rsidR="001607B8" w:rsidRPr="001C7739" w14:paraId="78B44CCB" w14:textId="77777777" w:rsidTr="001607B8">
        <w:tc>
          <w:tcPr>
            <w:tcW w:w="0" w:type="auto"/>
            <w:vAlign w:val="center"/>
            <w:hideMark/>
          </w:tcPr>
          <w:p w14:paraId="63473717" w14:textId="77777777" w:rsidR="001607B8" w:rsidRPr="001C7739" w:rsidRDefault="001607B8" w:rsidP="00501009">
            <w:r w:rsidRPr="001C7739">
              <w:t>Slice Name</w:t>
            </w:r>
          </w:p>
        </w:tc>
        <w:tc>
          <w:tcPr>
            <w:tcW w:w="0" w:type="auto"/>
            <w:vAlign w:val="center"/>
            <w:hideMark/>
          </w:tcPr>
          <w:p w14:paraId="3E195522" w14:textId="77777777" w:rsidR="001607B8" w:rsidRPr="001C7739" w:rsidRDefault="001607B8" w:rsidP="00501009">
            <w:r w:rsidRPr="001C7739">
              <w:t>슬라이스 이름</w:t>
            </w:r>
          </w:p>
        </w:tc>
        <w:tc>
          <w:tcPr>
            <w:tcW w:w="0" w:type="auto"/>
            <w:vAlign w:val="center"/>
            <w:hideMark/>
          </w:tcPr>
          <w:p w14:paraId="6CE3C2C7" w14:textId="77777777" w:rsidR="001607B8" w:rsidRPr="001C7739" w:rsidRDefault="001607B8" w:rsidP="00501009">
            <w:r w:rsidRPr="001C7739">
              <w:t>사람이 읽기 쉬운 짧은 라벨을 작성합니다. (예: "야간 (00:00–06:00)").</w:t>
            </w:r>
          </w:p>
        </w:tc>
      </w:tr>
      <w:tr w:rsidR="001607B8" w:rsidRPr="001C7739" w14:paraId="79C3F319" w14:textId="77777777" w:rsidTr="001607B8">
        <w:tc>
          <w:tcPr>
            <w:tcW w:w="0" w:type="auto"/>
            <w:vAlign w:val="center"/>
            <w:hideMark/>
          </w:tcPr>
          <w:p w14:paraId="37F2F55E" w14:textId="77777777" w:rsidR="001607B8" w:rsidRPr="001C7739" w:rsidRDefault="001607B8" w:rsidP="00501009">
            <w:r w:rsidRPr="001C7739">
              <w:t>Definition (link)</w:t>
            </w:r>
          </w:p>
        </w:tc>
        <w:tc>
          <w:tcPr>
            <w:tcW w:w="0" w:type="auto"/>
            <w:vAlign w:val="center"/>
            <w:hideMark/>
          </w:tcPr>
          <w:p w14:paraId="7EBBE718" w14:textId="77777777" w:rsidR="001607B8" w:rsidRPr="001C7739" w:rsidRDefault="001607B8" w:rsidP="00501009">
            <w:r w:rsidRPr="001C7739">
              <w:t>정의 (링크)</w:t>
            </w:r>
          </w:p>
        </w:tc>
        <w:tc>
          <w:tcPr>
            <w:tcW w:w="0" w:type="auto"/>
            <w:vAlign w:val="center"/>
            <w:hideMark/>
          </w:tcPr>
          <w:p w14:paraId="099D7CA8" w14:textId="77777777" w:rsidR="001607B8" w:rsidRPr="001C7739" w:rsidRDefault="001607B8" w:rsidP="00501009">
            <w:r w:rsidRPr="001C7739">
              <w:t xml:space="preserve">해당 슬라이스가 </w:t>
            </w:r>
            <w:r w:rsidRPr="001C7739">
              <w:rPr>
                <w:b/>
                <w:bCs/>
              </w:rPr>
              <w:t>어디에 정의</w:t>
            </w:r>
            <w:r w:rsidRPr="001C7739">
              <w:t>되어 있는지에 대한 링크를 제공합니다 (레지스트리 파일의 행 또는 명세서 내 섹션). 증거로 레지스트리 행([O])이나 사양 문서([B])를 연결할 수 있습니다.</w:t>
            </w:r>
          </w:p>
        </w:tc>
      </w:tr>
      <w:tr w:rsidR="001607B8" w:rsidRPr="001C7739" w14:paraId="028A6F09" w14:textId="77777777" w:rsidTr="001607B8">
        <w:tc>
          <w:tcPr>
            <w:tcW w:w="0" w:type="auto"/>
            <w:vAlign w:val="center"/>
            <w:hideMark/>
          </w:tcPr>
          <w:p w14:paraId="6D51FD84" w14:textId="77777777" w:rsidR="001607B8" w:rsidRPr="001C7739" w:rsidRDefault="001607B8" w:rsidP="00501009">
            <w:r w:rsidRPr="001C7739">
              <w:t>N (eval)</w:t>
            </w:r>
          </w:p>
        </w:tc>
        <w:tc>
          <w:tcPr>
            <w:tcW w:w="0" w:type="auto"/>
            <w:vAlign w:val="center"/>
            <w:hideMark/>
          </w:tcPr>
          <w:p w14:paraId="7D779F78" w14:textId="77777777" w:rsidR="001607B8" w:rsidRPr="001C7739" w:rsidRDefault="001607B8" w:rsidP="00501009">
            <w:r w:rsidRPr="001C7739">
              <w:t>N (평가 사례 수)</w:t>
            </w:r>
          </w:p>
        </w:tc>
        <w:tc>
          <w:tcPr>
            <w:tcW w:w="0" w:type="auto"/>
            <w:vAlign w:val="center"/>
            <w:hideMark/>
          </w:tcPr>
          <w:p w14:paraId="712DBBCC" w14:textId="77777777" w:rsidR="001607B8" w:rsidRPr="001C7739" w:rsidRDefault="001607B8" w:rsidP="00501009">
            <w:r w:rsidRPr="001C7739">
              <w:rPr>
                <w:b/>
                <w:bCs/>
              </w:rPr>
              <w:t>이 슬라이스</w:t>
            </w:r>
            <w:r w:rsidRPr="001C7739">
              <w:t xml:space="preserve">의 평가에 사용된 </w:t>
            </w:r>
            <w:r w:rsidRPr="001C7739">
              <w:rPr>
                <w:b/>
                <w:bCs/>
              </w:rPr>
              <w:t>총 사례 수</w:t>
            </w:r>
            <w:r w:rsidRPr="001C7739">
              <w:t>를 명시합니다. 이 숫자는 평가 추정치의 신뢰도를 보여주며, 신뢰 구간(CI/밴드)이 의미 있는지 판단하는 데 중요합니다.</w:t>
            </w:r>
          </w:p>
        </w:tc>
      </w:tr>
      <w:tr w:rsidR="001607B8" w:rsidRPr="001C7739" w14:paraId="74E09379" w14:textId="77777777" w:rsidTr="001607B8">
        <w:tc>
          <w:tcPr>
            <w:tcW w:w="0" w:type="auto"/>
            <w:vAlign w:val="center"/>
            <w:hideMark/>
          </w:tcPr>
          <w:p w14:paraId="13D24B5E" w14:textId="77777777" w:rsidR="001607B8" w:rsidRPr="001C7739" w:rsidRDefault="001607B8" w:rsidP="00501009">
            <w:r w:rsidRPr="001C7739">
              <w:t>Operating Point</w:t>
            </w:r>
          </w:p>
        </w:tc>
        <w:tc>
          <w:tcPr>
            <w:tcW w:w="0" w:type="auto"/>
            <w:vAlign w:val="center"/>
            <w:hideMark/>
          </w:tcPr>
          <w:p w14:paraId="05A2173E" w14:textId="77777777" w:rsidR="001607B8" w:rsidRPr="001C7739" w:rsidRDefault="001607B8" w:rsidP="00501009">
            <w:r w:rsidRPr="001C7739">
              <w:t>작동 지점</w:t>
            </w:r>
          </w:p>
        </w:tc>
        <w:tc>
          <w:tcPr>
            <w:tcW w:w="0" w:type="auto"/>
            <w:vAlign w:val="center"/>
            <w:hideMark/>
          </w:tcPr>
          <w:p w14:paraId="36625195" w14:textId="77777777" w:rsidR="001607B8" w:rsidRPr="001C7739" w:rsidRDefault="001607B8" w:rsidP="00501009">
            <w:r w:rsidRPr="001C7739">
              <w:t xml:space="preserve">지표를 계산할 때 사용된 </w:t>
            </w:r>
            <w:r w:rsidRPr="001C7739">
              <w:rPr>
                <w:b/>
                <w:bCs/>
              </w:rPr>
              <w:t>임계값</w:t>
            </w:r>
            <w:r w:rsidRPr="001C7739">
              <w:t xml:space="preserve"> 또는 </w:t>
            </w:r>
            <w:r w:rsidRPr="001C7739">
              <w:rPr>
                <w:b/>
                <w:bCs/>
              </w:rPr>
              <w:t>결정 규칙</w:t>
            </w:r>
            <w:r w:rsidRPr="001C7739">
              <w:t xml:space="preserve">입니다. (예: "확률 ≥ 0.50" 또는 "확률이 0.45와 0.55 사이이면 기권"). 전역 규칙과 다른 </w:t>
            </w:r>
            <w:r w:rsidRPr="001C7739">
              <w:rPr>
                <w:b/>
                <w:bCs/>
              </w:rPr>
              <w:t>지역 작동 지점</w:t>
            </w:r>
            <w:r w:rsidRPr="001C7739">
              <w:t xml:space="preserve">을 사용했다면 </w:t>
            </w:r>
            <w:r w:rsidRPr="001C7739">
              <w:rPr>
                <w:b/>
                <w:bCs/>
              </w:rPr>
              <w:t>Notes</w:t>
            </w:r>
            <w:r w:rsidRPr="001C7739">
              <w:t xml:space="preserve"> 열에 그 이유를 명시해야 합니다.</w:t>
            </w:r>
          </w:p>
        </w:tc>
      </w:tr>
      <w:tr w:rsidR="001607B8" w:rsidRPr="001C7739" w14:paraId="4AC54E0C" w14:textId="77777777" w:rsidTr="001607B8">
        <w:tc>
          <w:tcPr>
            <w:tcW w:w="0" w:type="auto"/>
            <w:vAlign w:val="center"/>
            <w:hideMark/>
          </w:tcPr>
          <w:p w14:paraId="66867AB2" w14:textId="77777777" w:rsidR="001607B8" w:rsidRPr="001C7739" w:rsidRDefault="001607B8" w:rsidP="00501009">
            <w:r w:rsidRPr="001C7739">
              <w:t>Reliability Metrics (P/R/F1, AUROC/AUPR as needed)</w:t>
            </w:r>
          </w:p>
        </w:tc>
        <w:tc>
          <w:tcPr>
            <w:tcW w:w="0" w:type="auto"/>
            <w:vAlign w:val="center"/>
            <w:hideMark/>
          </w:tcPr>
          <w:p w14:paraId="501DF4AD" w14:textId="77777777" w:rsidR="001607B8" w:rsidRPr="001C7739" w:rsidRDefault="001607B8" w:rsidP="00501009">
            <w:r w:rsidRPr="001C7739">
              <w:t>신뢰도 지표</w:t>
            </w:r>
          </w:p>
        </w:tc>
        <w:tc>
          <w:tcPr>
            <w:tcW w:w="0" w:type="auto"/>
            <w:vAlign w:val="center"/>
            <w:hideMark/>
          </w:tcPr>
          <w:p w14:paraId="28406DE9" w14:textId="77777777" w:rsidR="001607B8" w:rsidRPr="001C7739" w:rsidRDefault="001607B8" w:rsidP="00501009">
            <w:r w:rsidRPr="001C7739">
              <w:t xml:space="preserve">명시된 </w:t>
            </w:r>
            <w:r w:rsidRPr="001C7739">
              <w:rPr>
                <w:b/>
                <w:bCs/>
              </w:rPr>
              <w:t>작동 지점</w:t>
            </w:r>
            <w:r w:rsidRPr="001C7739">
              <w:t xml:space="preserve">에서의 </w:t>
            </w:r>
            <w:r w:rsidRPr="001C7739">
              <w:rPr>
                <w:b/>
                <w:bCs/>
              </w:rPr>
              <w:t>핵심 지표</w:t>
            </w:r>
            <w:r w:rsidRPr="001C7739">
              <w:t xml:space="preserve"> (정밀도/재현율/F1)를 작성합니다. 의미가 있다면 AUROC/AUPR을 추가할 수 있습니다. 증거로 슬라이스별 지표 CSV 또는 그림([O])을 연결해야 합니다.</w:t>
            </w:r>
          </w:p>
        </w:tc>
      </w:tr>
      <w:tr w:rsidR="001607B8" w:rsidRPr="001C7739" w14:paraId="4C2536EB" w14:textId="77777777" w:rsidTr="001607B8">
        <w:tc>
          <w:tcPr>
            <w:tcW w:w="0" w:type="auto"/>
            <w:vAlign w:val="center"/>
            <w:hideMark/>
          </w:tcPr>
          <w:p w14:paraId="0E500A5D" w14:textId="77777777" w:rsidR="001607B8" w:rsidRPr="001C7739" w:rsidRDefault="001607B8" w:rsidP="00501009">
            <w:r w:rsidRPr="001C7739">
              <w:t>Calibration (ECE, Brier, Reliability note)</w:t>
            </w:r>
          </w:p>
        </w:tc>
        <w:tc>
          <w:tcPr>
            <w:tcW w:w="0" w:type="auto"/>
            <w:vAlign w:val="center"/>
            <w:hideMark/>
          </w:tcPr>
          <w:p w14:paraId="2FAA49C2" w14:textId="77777777" w:rsidR="001607B8" w:rsidRPr="001C7739" w:rsidRDefault="001607B8" w:rsidP="00501009">
            <w:r w:rsidRPr="001C7739">
              <w:t>보정</w:t>
            </w:r>
          </w:p>
        </w:tc>
        <w:tc>
          <w:tcPr>
            <w:tcW w:w="0" w:type="auto"/>
            <w:vAlign w:val="center"/>
            <w:hideMark/>
          </w:tcPr>
          <w:p w14:paraId="32DC6541" w14:textId="77777777" w:rsidR="001607B8" w:rsidRPr="001C7739" w:rsidRDefault="001607B8" w:rsidP="00501009">
            <w:r w:rsidRPr="001C7739">
              <w:t xml:space="preserve">이 슬라이스에 대한 </w:t>
            </w:r>
            <w:r w:rsidRPr="001C7739">
              <w:rPr>
                <w:b/>
                <w:bCs/>
              </w:rPr>
              <w:t>보정 지표</w:t>
            </w:r>
            <w:r w:rsidRPr="001C7739">
              <w:t xml:space="preserve"> (ECE, Brier 등)를 기록하고, 그 의미를 해석하는 짧은 문장을 함께 작성합니다. (예: "ECE=0.032; Brier=0.097 — 높은 점수에서 약간 과신함.").</w:t>
            </w:r>
          </w:p>
        </w:tc>
      </w:tr>
      <w:tr w:rsidR="001607B8" w:rsidRPr="001C7739" w14:paraId="6466450E" w14:textId="77777777" w:rsidTr="001607B8">
        <w:tc>
          <w:tcPr>
            <w:tcW w:w="0" w:type="auto"/>
            <w:vAlign w:val="center"/>
            <w:hideMark/>
          </w:tcPr>
          <w:p w14:paraId="4AB8BA13" w14:textId="77777777" w:rsidR="001607B8" w:rsidRPr="001C7739" w:rsidRDefault="001607B8" w:rsidP="00501009">
            <w:r w:rsidRPr="001C7739">
              <w:t>Fairness Gaps (vs. ref slice)</w:t>
            </w:r>
          </w:p>
        </w:tc>
        <w:tc>
          <w:tcPr>
            <w:tcW w:w="0" w:type="auto"/>
            <w:vAlign w:val="center"/>
            <w:hideMark/>
          </w:tcPr>
          <w:p w14:paraId="2BC7498A" w14:textId="77777777" w:rsidR="001607B8" w:rsidRPr="001C7739" w:rsidRDefault="001607B8" w:rsidP="00501009">
            <w:r w:rsidRPr="001C7739">
              <w:t>공정성 격차</w:t>
            </w:r>
          </w:p>
        </w:tc>
        <w:tc>
          <w:tcPr>
            <w:tcW w:w="0" w:type="auto"/>
            <w:vAlign w:val="center"/>
            <w:hideMark/>
          </w:tcPr>
          <w:p w14:paraId="175CF66C" w14:textId="77777777" w:rsidR="001607B8" w:rsidRPr="001C7739" w:rsidRDefault="001607B8" w:rsidP="00501009">
            <w:r w:rsidRPr="001C7739">
              <w:rPr>
                <w:b/>
                <w:bCs/>
              </w:rPr>
              <w:t>선언된 참조 슬라이스(Reference slice)</w:t>
            </w:r>
            <w:r w:rsidRPr="001C7739">
              <w:t xml:space="preserve"> 대비 성능 격차 값입니다. </w:t>
            </w:r>
            <w:r w:rsidRPr="001C7739">
              <w:rPr>
                <w:b/>
                <w:bCs/>
              </w:rPr>
              <w:t>양수(+) 값</w:t>
            </w:r>
            <w:r w:rsidRPr="001C7739">
              <w:t xml:space="preserve">은 참조 슬라이스보다 성능이 </w:t>
            </w:r>
            <w:r w:rsidRPr="001C7739">
              <w:rPr>
                <w:b/>
                <w:bCs/>
              </w:rPr>
              <w:t>나쁨</w:t>
            </w:r>
            <w:r w:rsidRPr="001C7739">
              <w:t xml:space="preserve">을 의미합니다. 참조 슬라이스는 </w:t>
            </w:r>
            <w:r w:rsidRPr="001C7739">
              <w:rPr>
                <w:b/>
                <w:bCs/>
              </w:rPr>
              <w:t>일상적인/처리량이 많은 슬라이스</w:t>
            </w:r>
            <w:r w:rsidRPr="001C7739">
              <w:t>(예: Day 슬라이스)를 선택하고 모든 행에서 동일하게 사용해야 합니다.</w:t>
            </w:r>
          </w:p>
        </w:tc>
      </w:tr>
      <w:tr w:rsidR="001607B8" w:rsidRPr="001C7739" w14:paraId="3E0928D6" w14:textId="77777777" w:rsidTr="001607B8">
        <w:tc>
          <w:tcPr>
            <w:tcW w:w="0" w:type="auto"/>
            <w:vAlign w:val="center"/>
            <w:hideMark/>
          </w:tcPr>
          <w:p w14:paraId="4274104A" w14:textId="77777777" w:rsidR="001607B8" w:rsidRPr="001C7739" w:rsidRDefault="001607B8" w:rsidP="00501009">
            <w:r w:rsidRPr="001C7739">
              <w:t>CI / Bands</w:t>
            </w:r>
          </w:p>
        </w:tc>
        <w:tc>
          <w:tcPr>
            <w:tcW w:w="0" w:type="auto"/>
            <w:vAlign w:val="center"/>
            <w:hideMark/>
          </w:tcPr>
          <w:p w14:paraId="79A1B76D" w14:textId="77777777" w:rsidR="001607B8" w:rsidRPr="001C7739" w:rsidRDefault="001607B8" w:rsidP="00501009">
            <w:r w:rsidRPr="001C7739">
              <w:t>신뢰 구</w:t>
            </w:r>
            <w:r w:rsidRPr="001C7739">
              <w:lastRenderedPageBreak/>
              <w:t>간 / 밴드</w:t>
            </w:r>
          </w:p>
        </w:tc>
        <w:tc>
          <w:tcPr>
            <w:tcW w:w="0" w:type="auto"/>
            <w:vAlign w:val="center"/>
            <w:hideMark/>
          </w:tcPr>
          <w:p w14:paraId="4C06DAEA" w14:textId="77777777" w:rsidR="001607B8" w:rsidRPr="001C7739" w:rsidRDefault="001607B8" w:rsidP="00501009">
            <w:r w:rsidRPr="001C7739">
              <w:lastRenderedPageBreak/>
              <w:t xml:space="preserve">지표 주변의 </w:t>
            </w:r>
            <w:r w:rsidRPr="001C7739">
              <w:rPr>
                <w:b/>
                <w:bCs/>
              </w:rPr>
              <w:t>불확실성</w:t>
            </w:r>
            <w:r w:rsidRPr="001C7739">
              <w:t xml:space="preserve">을 나타내는 값 (신뢰 구간 또는 밴드 </w:t>
            </w:r>
            <w:r w:rsidRPr="001C7739">
              <w:lastRenderedPageBreak/>
              <w:t>라벨)을 명시합니다. 이는 예측의 안정성을 전달하며, 평가 사례 수(N)가 낮을수록 밴드가 넓어집니다. (예: "재현율 95% CI: ±0.02").</w:t>
            </w:r>
          </w:p>
        </w:tc>
      </w:tr>
      <w:tr w:rsidR="001607B8" w:rsidRPr="001C7739" w14:paraId="7486D16F" w14:textId="77777777" w:rsidTr="001607B8">
        <w:tc>
          <w:tcPr>
            <w:tcW w:w="0" w:type="auto"/>
            <w:vAlign w:val="center"/>
            <w:hideMark/>
          </w:tcPr>
          <w:p w14:paraId="00706DD1" w14:textId="77777777" w:rsidR="001607B8" w:rsidRPr="001C7739" w:rsidRDefault="001607B8" w:rsidP="00501009">
            <w:r w:rsidRPr="001C7739">
              <w:lastRenderedPageBreak/>
              <w:t>Window &amp; Stability</w:t>
            </w:r>
          </w:p>
        </w:tc>
        <w:tc>
          <w:tcPr>
            <w:tcW w:w="0" w:type="auto"/>
            <w:vAlign w:val="center"/>
            <w:hideMark/>
          </w:tcPr>
          <w:p w14:paraId="743196C2" w14:textId="77777777" w:rsidR="001607B8" w:rsidRPr="001C7739" w:rsidRDefault="001607B8" w:rsidP="00501009">
            <w:r w:rsidRPr="001C7739">
              <w:t>기간 및 안정성</w:t>
            </w:r>
          </w:p>
        </w:tc>
        <w:tc>
          <w:tcPr>
            <w:tcW w:w="0" w:type="auto"/>
            <w:vAlign w:val="center"/>
            <w:hideMark/>
          </w:tcPr>
          <w:p w14:paraId="2D717449" w14:textId="77777777" w:rsidR="001607B8" w:rsidRPr="001C7739" w:rsidRDefault="001607B8" w:rsidP="00501009">
            <w:r w:rsidRPr="001C7739">
              <w:t xml:space="preserve">평가에 사용된 </w:t>
            </w:r>
            <w:r w:rsidRPr="001C7739">
              <w:rPr>
                <w:b/>
                <w:bCs/>
              </w:rPr>
              <w:t>시간 범위</w:t>
            </w:r>
            <w:r w:rsidRPr="001C7739">
              <w:t xml:space="preserve">와, 노이즈로 인한 일시적인 변동을 막기 위한 </w:t>
            </w:r>
            <w:r w:rsidRPr="001C7739">
              <w:rPr>
                <w:b/>
                <w:bCs/>
              </w:rPr>
              <w:t>간단한 안정성 규칙</w:t>
            </w:r>
            <w:r w:rsidRPr="001C7739">
              <w:t xml:space="preserve">을 명시합니다. 기본적으로 </w:t>
            </w:r>
            <w:r w:rsidRPr="001C7739">
              <w:rPr>
                <w:b/>
                <w:bCs/>
              </w:rPr>
              <w:t>k=2 연속 기간 규칙</w:t>
            </w:r>
            <w:r w:rsidRPr="001C7739">
              <w:t>을 사용합니다 (예: "7일 롤링; 2회 연속 기간 위반 시 작동"). D2 SLO(서비스 수준 목표)의 안정성 규칙과 일관성을 유지해야 합니다.</w:t>
            </w:r>
          </w:p>
        </w:tc>
      </w:tr>
      <w:tr w:rsidR="001607B8" w:rsidRPr="001C7739" w14:paraId="27620F3F" w14:textId="77777777" w:rsidTr="001607B8">
        <w:tc>
          <w:tcPr>
            <w:tcW w:w="0" w:type="auto"/>
            <w:vAlign w:val="center"/>
            <w:hideMark/>
          </w:tcPr>
          <w:p w14:paraId="731D8303" w14:textId="77777777" w:rsidR="001607B8" w:rsidRPr="001C7739" w:rsidRDefault="001607B8" w:rsidP="00501009">
            <w:r w:rsidRPr="001C7739">
              <w:t>Decision vs Guardrail</w:t>
            </w:r>
          </w:p>
        </w:tc>
        <w:tc>
          <w:tcPr>
            <w:tcW w:w="0" w:type="auto"/>
            <w:vAlign w:val="center"/>
            <w:hideMark/>
          </w:tcPr>
          <w:p w14:paraId="4E37F550" w14:textId="77777777" w:rsidR="001607B8" w:rsidRPr="001C7739" w:rsidRDefault="001607B8" w:rsidP="00501009">
            <w:r w:rsidRPr="001C7739">
              <w:t>보호 장치 대비 결정</w:t>
            </w:r>
          </w:p>
        </w:tc>
        <w:tc>
          <w:tcPr>
            <w:tcW w:w="0" w:type="auto"/>
            <w:vAlign w:val="center"/>
            <w:hideMark/>
          </w:tcPr>
          <w:p w14:paraId="53CAD534" w14:textId="77777777" w:rsidR="001607B8" w:rsidRPr="001C7739" w:rsidRDefault="001607B8" w:rsidP="00501009">
            <w:r w:rsidRPr="001C7739">
              <w:t xml:space="preserve">이 슬라이스가 사전에 설정된 임계값(Threshold)을 기준으로 </w:t>
            </w:r>
            <w:r w:rsidRPr="001C7739">
              <w:rPr>
                <w:b/>
                <w:bCs/>
              </w:rPr>
              <w:t>통과(PASS)했는지 실패(FAIL)했는지</w:t>
            </w:r>
            <w:r w:rsidRPr="001C7739">
              <w:t xml:space="preserve">를 명확히 선언합니다. 이는 </w:t>
            </w:r>
            <w:r w:rsidRPr="001C7739">
              <w:rPr>
                <w:rFonts w:cs="Courier New"/>
                <w:color w:val="C4C7C5"/>
              </w:rPr>
              <w:t>gate_logic.yaml</w:t>
            </w:r>
            <w:r w:rsidRPr="001C7739">
              <w:t xml:space="preserve"> 파일의 점검 사항과 명시적으로 일치해야 합니다. (예: "FAIL (재현율 &lt; 0.80 보호 장치)").</w:t>
            </w:r>
          </w:p>
        </w:tc>
      </w:tr>
      <w:tr w:rsidR="001607B8" w:rsidRPr="001C7739" w14:paraId="1E54113B" w14:textId="77777777" w:rsidTr="001607B8">
        <w:tc>
          <w:tcPr>
            <w:tcW w:w="0" w:type="auto"/>
            <w:vAlign w:val="center"/>
            <w:hideMark/>
          </w:tcPr>
          <w:p w14:paraId="77EFB82E" w14:textId="77777777" w:rsidR="001607B8" w:rsidRPr="001C7739" w:rsidRDefault="001607B8" w:rsidP="00501009">
            <w:r w:rsidRPr="001C7739">
              <w:t>Evidence [A/B/O]</w:t>
            </w:r>
          </w:p>
        </w:tc>
        <w:tc>
          <w:tcPr>
            <w:tcW w:w="0" w:type="auto"/>
            <w:vAlign w:val="center"/>
            <w:hideMark/>
          </w:tcPr>
          <w:p w14:paraId="4279A3D0" w14:textId="77777777" w:rsidR="001607B8" w:rsidRPr="001C7739" w:rsidRDefault="001607B8" w:rsidP="00501009">
            <w:r w:rsidRPr="001C7739">
              <w:t>증거 [A/B/O]</w:t>
            </w:r>
          </w:p>
        </w:tc>
        <w:tc>
          <w:tcPr>
            <w:tcW w:w="0" w:type="auto"/>
            <w:vAlign w:val="center"/>
            <w:hideMark/>
          </w:tcPr>
          <w:p w14:paraId="4F8E3A01" w14:textId="77777777" w:rsidR="001607B8" w:rsidRPr="001C7739" w:rsidRDefault="001607B8" w:rsidP="00501009">
            <w:r w:rsidRPr="001C7739">
              <w:t xml:space="preserve">작고 검토 가능한 파일에 대한 </w:t>
            </w:r>
            <w:r w:rsidRPr="001C7739">
              <w:rPr>
                <w:b/>
                <w:bCs/>
              </w:rPr>
              <w:t>상대 경로</w:t>
            </w:r>
            <w:r w:rsidRPr="001C7739">
              <w:t>와 태그를 사용하여 포인터를 제공합니다.</w:t>
            </w:r>
            <w:r w:rsidR="009A3307" w:rsidRPr="001C7739">
              <w:t xml:space="preserve"> </w:t>
            </w:r>
            <w:r w:rsidRPr="001C7739">
              <w:t>[O]</w:t>
            </w:r>
            <w:r w:rsidR="009A3307" w:rsidRPr="001C7739">
              <w:t xml:space="preserve"> </w:t>
            </w:r>
            <w:r w:rsidRPr="001C7739">
              <w:t>는 관찰된 결과,</w:t>
            </w:r>
            <w:r w:rsidR="009A3307" w:rsidRPr="001C7739">
              <w:t xml:space="preserve"> </w:t>
            </w:r>
            <w:r w:rsidRPr="001C7739">
              <w:t>[A]</w:t>
            </w:r>
            <w:r w:rsidR="009A3307" w:rsidRPr="001C7739">
              <w:t xml:space="preserve"> </w:t>
            </w:r>
            <w:r w:rsidRPr="001C7739">
              <w:t>는 가정(설정 메모),</w:t>
            </w:r>
            <w:r w:rsidR="009A3307" w:rsidRPr="001C7739">
              <w:t xml:space="preserve"> </w:t>
            </w:r>
            <w:r w:rsidRPr="001C7739">
              <w:t>[B]</w:t>
            </w:r>
            <w:r w:rsidR="009A3307" w:rsidRPr="001C7739">
              <w:t xml:space="preserve"> </w:t>
            </w:r>
            <w:r w:rsidRPr="001C7739">
              <w:t>는 참조된 문서(규칙/방법론)를 의미합니다.</w:t>
            </w:r>
          </w:p>
        </w:tc>
      </w:tr>
      <w:tr w:rsidR="001607B8" w:rsidRPr="001C7739" w14:paraId="209F275B" w14:textId="77777777" w:rsidTr="001607B8">
        <w:tc>
          <w:tcPr>
            <w:tcW w:w="0" w:type="auto"/>
            <w:vAlign w:val="center"/>
            <w:hideMark/>
          </w:tcPr>
          <w:p w14:paraId="1A25C83F" w14:textId="77777777" w:rsidR="001607B8" w:rsidRPr="001C7739" w:rsidRDefault="001607B8" w:rsidP="00501009">
            <w:r w:rsidRPr="001C7739">
              <w:t>Notes</w:t>
            </w:r>
          </w:p>
        </w:tc>
        <w:tc>
          <w:tcPr>
            <w:tcW w:w="0" w:type="auto"/>
            <w:vAlign w:val="center"/>
            <w:hideMark/>
          </w:tcPr>
          <w:p w14:paraId="367FDB20" w14:textId="77777777" w:rsidR="001607B8" w:rsidRPr="001C7739" w:rsidRDefault="001607B8" w:rsidP="00501009">
            <w:r w:rsidRPr="001C7739">
              <w:t>참고 사항</w:t>
            </w:r>
          </w:p>
        </w:tc>
        <w:tc>
          <w:tcPr>
            <w:tcW w:w="0" w:type="auto"/>
            <w:vAlign w:val="center"/>
            <w:hideMark/>
          </w:tcPr>
          <w:p w14:paraId="620623FA" w14:textId="77777777" w:rsidR="001607B8" w:rsidRPr="001C7739" w:rsidRDefault="001607B8" w:rsidP="00501009">
            <w:r w:rsidRPr="001C7739">
              <w:rPr>
                <w:b/>
                <w:bCs/>
              </w:rPr>
              <w:t>원인 가설</w:t>
            </w:r>
            <w:r w:rsidRPr="001C7739">
              <w:t xml:space="preserve">이나 </w:t>
            </w:r>
            <w:r w:rsidRPr="001C7739">
              <w:rPr>
                <w:b/>
                <w:bCs/>
              </w:rPr>
              <w:t>다음 단계</w:t>
            </w:r>
            <w:r w:rsidRPr="001C7739">
              <w:t xml:space="preserve">와 같은 </w:t>
            </w:r>
            <w:r w:rsidRPr="001C7739">
              <w:rPr>
                <w:b/>
                <w:bCs/>
              </w:rPr>
              <w:t>실행 가능한 짧은 메모</w:t>
            </w:r>
            <w:r w:rsidRPr="001C7739">
              <w:t>를 작성합니다. (예: "재현율 하락이 저조도와 관련됨; 황혼 증강(aug) 추가").</w:t>
            </w:r>
          </w:p>
        </w:tc>
      </w:tr>
    </w:tbl>
    <w:p w14:paraId="14B5995D" w14:textId="77777777" w:rsidR="008132B4" w:rsidRPr="001607B8" w:rsidRDefault="008132B4" w:rsidP="00501009"/>
    <w:p w14:paraId="15C94D52" w14:textId="77777777" w:rsidR="00530A65" w:rsidRDefault="001607B8" w:rsidP="00501009">
      <w:pPr>
        <w:pStyle w:val="2"/>
      </w:pPr>
      <w:bookmarkStart w:id="15" w:name="_Toc211499944"/>
      <w:r w:rsidRPr="001607B8">
        <w:rPr>
          <w:rFonts w:hint="eastAsia"/>
        </w:rPr>
        <w:t>모델 설명 가능성 및 해석 가능성 지도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2"/>
        <w:gridCol w:w="1304"/>
        <w:gridCol w:w="4358"/>
      </w:tblGrid>
      <w:tr w:rsidR="001607B8" w:rsidRPr="001C7739" w14:paraId="17AA9916" w14:textId="77777777" w:rsidTr="001607B8">
        <w:tc>
          <w:tcPr>
            <w:tcW w:w="0" w:type="auto"/>
            <w:vAlign w:val="center"/>
            <w:hideMark/>
          </w:tcPr>
          <w:p w14:paraId="66A7EFAB" w14:textId="77777777" w:rsidR="001607B8" w:rsidRPr="001C7739" w:rsidRDefault="001607B8" w:rsidP="00501009">
            <w:r w:rsidRPr="001C7739">
              <w:t>열 이름</w:t>
            </w:r>
          </w:p>
        </w:tc>
        <w:tc>
          <w:tcPr>
            <w:tcW w:w="0" w:type="auto"/>
            <w:vAlign w:val="center"/>
            <w:hideMark/>
          </w:tcPr>
          <w:p w14:paraId="53A26BC1" w14:textId="77777777" w:rsidR="001607B8" w:rsidRPr="001C7739" w:rsidRDefault="001607B8" w:rsidP="00501009">
            <w:r w:rsidRPr="001C7739">
              <w:t>설명</w:t>
            </w:r>
          </w:p>
        </w:tc>
        <w:tc>
          <w:tcPr>
            <w:tcW w:w="0" w:type="auto"/>
            <w:vAlign w:val="center"/>
            <w:hideMark/>
          </w:tcPr>
          <w:p w14:paraId="190CB5E4" w14:textId="77777777" w:rsidR="001607B8" w:rsidRPr="001C7739" w:rsidRDefault="001607B8" w:rsidP="00501009">
            <w:r w:rsidRPr="001C7739">
              <w:t>작성 내용 및 작성 방법</w:t>
            </w:r>
          </w:p>
        </w:tc>
      </w:tr>
      <w:tr w:rsidR="001607B8" w:rsidRPr="001C7739" w14:paraId="5352EBC1" w14:textId="77777777" w:rsidTr="001607B8">
        <w:tc>
          <w:tcPr>
            <w:tcW w:w="0" w:type="auto"/>
            <w:vAlign w:val="center"/>
            <w:hideMark/>
          </w:tcPr>
          <w:p w14:paraId="06BFAFBF" w14:textId="77777777" w:rsidR="001607B8" w:rsidRPr="001C7739" w:rsidRDefault="001607B8" w:rsidP="00501009">
            <w:r w:rsidRPr="001C7739">
              <w:t>XAI ID</w:t>
            </w:r>
          </w:p>
        </w:tc>
        <w:tc>
          <w:tcPr>
            <w:tcW w:w="0" w:type="auto"/>
            <w:vAlign w:val="center"/>
            <w:hideMark/>
          </w:tcPr>
          <w:p w14:paraId="02C5E232" w14:textId="77777777" w:rsidR="001607B8" w:rsidRPr="001C7739" w:rsidRDefault="001607B8" w:rsidP="00501009">
            <w:r w:rsidRPr="001C7739">
              <w:t>XAI 식별자</w:t>
            </w:r>
          </w:p>
        </w:tc>
        <w:tc>
          <w:tcPr>
            <w:tcW w:w="0" w:type="auto"/>
            <w:vAlign w:val="center"/>
            <w:hideMark/>
          </w:tcPr>
          <w:p w14:paraId="7C83474A" w14:textId="77777777" w:rsidR="001607B8" w:rsidRPr="001C7739" w:rsidRDefault="001607B8" w:rsidP="00501009">
            <w:r w:rsidRPr="001C7739">
              <w:rPr>
                <w:b/>
                <w:bCs/>
              </w:rPr>
              <w:t>짧고 변하지 않는 식별자</w:t>
            </w:r>
            <w:r w:rsidRPr="001C7739">
              <w:t>를 사용합니다. 이는 나중에 이 분석 결과를 쉽게 참조할 수 있도록 하는 고유 키입니다.</w:t>
            </w:r>
          </w:p>
        </w:tc>
      </w:tr>
      <w:tr w:rsidR="001607B8" w:rsidRPr="001C7739" w14:paraId="2C92C1B6" w14:textId="77777777" w:rsidTr="001607B8">
        <w:tc>
          <w:tcPr>
            <w:tcW w:w="0" w:type="auto"/>
            <w:vAlign w:val="center"/>
            <w:hideMark/>
          </w:tcPr>
          <w:p w14:paraId="2F2B1E0F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242D0236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6DBAA682" w14:textId="77777777" w:rsidR="001607B8" w:rsidRPr="001C7739" w:rsidRDefault="001607B8" w:rsidP="00501009">
            <w:r w:rsidRPr="001C7739">
              <w:rPr>
                <w:i/>
                <w:iCs/>
              </w:rPr>
              <w:t>(예시):</w:t>
            </w:r>
            <w:r w:rsidRPr="001C7739">
              <w:t xml:space="preserve"> XAI-TXT-SATIRE-01, XAI-IMG-DUSK-01, XAI-TAB-PROMO-01.</w:t>
            </w:r>
          </w:p>
        </w:tc>
      </w:tr>
      <w:tr w:rsidR="001607B8" w:rsidRPr="001C7739" w14:paraId="1D3F5C80" w14:textId="77777777" w:rsidTr="001607B8">
        <w:tc>
          <w:tcPr>
            <w:tcW w:w="0" w:type="auto"/>
            <w:vAlign w:val="center"/>
            <w:hideMark/>
          </w:tcPr>
          <w:p w14:paraId="151E3FF5" w14:textId="77777777" w:rsidR="001607B8" w:rsidRPr="001C7739" w:rsidRDefault="001607B8" w:rsidP="00501009">
            <w:r w:rsidRPr="001C7739">
              <w:t>Slice / Case Scope</w:t>
            </w:r>
          </w:p>
        </w:tc>
        <w:tc>
          <w:tcPr>
            <w:tcW w:w="0" w:type="auto"/>
            <w:vAlign w:val="center"/>
            <w:hideMark/>
          </w:tcPr>
          <w:p w14:paraId="44884F81" w14:textId="77777777" w:rsidR="001607B8" w:rsidRPr="001C7739" w:rsidRDefault="001607B8" w:rsidP="00501009">
            <w:r w:rsidRPr="001C7739">
              <w:t>슬라이스 / 사례 범위</w:t>
            </w:r>
          </w:p>
        </w:tc>
        <w:tc>
          <w:tcPr>
            <w:tcW w:w="0" w:type="auto"/>
            <w:vAlign w:val="center"/>
            <w:hideMark/>
          </w:tcPr>
          <w:p w14:paraId="3C5ED5DD" w14:textId="77777777" w:rsidR="001607B8" w:rsidRPr="001C7739" w:rsidRDefault="001607B8" w:rsidP="00501009">
            <w:r w:rsidRPr="001C7739">
              <w:rPr>
                <w:b/>
                <w:bCs/>
              </w:rPr>
              <w:t>슬라이스 이름</w:t>
            </w:r>
            <w:r w:rsidRPr="001C7739">
              <w:t xml:space="preserve">을 명시합니다 (이름은 </w:t>
            </w:r>
            <w:r w:rsidRPr="001C7739">
              <w:rPr>
                <w:rFonts w:cs="Courier New"/>
                <w:color w:val="C4C7C5"/>
              </w:rPr>
              <w:t>slice_registry.csv</w:t>
            </w:r>
            <w:r w:rsidRPr="001C7739">
              <w:t xml:space="preserve"> 파일에 반드시 존재해야 합니다). 또한, 분석 대상을</w:t>
            </w:r>
            <w:r w:rsidR="009A3307" w:rsidRPr="001C7739">
              <w:t xml:space="preserve"> </w:t>
            </w:r>
            <w:r w:rsidRPr="001C7739">
              <w:t>특정 사례 집합(cohort)</w:t>
            </w:r>
            <w:r w:rsidR="009A3307" w:rsidRPr="001C7739">
              <w:t xml:space="preserve"> </w:t>
            </w:r>
            <w:r w:rsidRPr="001C7739">
              <w:t>으로 지정합니다.</w:t>
            </w:r>
          </w:p>
        </w:tc>
      </w:tr>
      <w:tr w:rsidR="001607B8" w:rsidRPr="001C7739" w14:paraId="5C2DCD6D" w14:textId="77777777" w:rsidTr="001607B8">
        <w:tc>
          <w:tcPr>
            <w:tcW w:w="0" w:type="auto"/>
            <w:vAlign w:val="center"/>
            <w:hideMark/>
          </w:tcPr>
          <w:p w14:paraId="22CC4C7B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129EC415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6FD51259" w14:textId="77777777" w:rsidR="001607B8" w:rsidRPr="001C7739" w:rsidRDefault="001607B8" w:rsidP="00501009">
            <w:r w:rsidRPr="001C7739">
              <w:rPr>
                <w:i/>
                <w:iCs/>
              </w:rPr>
              <w:t>(예시):</w:t>
            </w:r>
            <w:r w:rsidRPr="001C7739">
              <w:t xml:space="preserve"> "슬라이스 내 상위 20개 오탐(top-20 FPs in slice)", "임계값 근처의 경계선 정탐(borderline TPs near threshold)".</w:t>
            </w:r>
          </w:p>
        </w:tc>
      </w:tr>
      <w:tr w:rsidR="001607B8" w:rsidRPr="001C7739" w14:paraId="6A893686" w14:textId="77777777" w:rsidTr="001607B8">
        <w:tc>
          <w:tcPr>
            <w:tcW w:w="0" w:type="auto"/>
            <w:vAlign w:val="center"/>
            <w:hideMark/>
          </w:tcPr>
          <w:p w14:paraId="642EBA6B" w14:textId="77777777" w:rsidR="001607B8" w:rsidRPr="001C7739" w:rsidRDefault="001607B8" w:rsidP="00501009">
            <w:r w:rsidRPr="001C7739">
              <w:t>Method (config)</w:t>
            </w:r>
          </w:p>
        </w:tc>
        <w:tc>
          <w:tcPr>
            <w:tcW w:w="0" w:type="auto"/>
            <w:vAlign w:val="center"/>
            <w:hideMark/>
          </w:tcPr>
          <w:p w14:paraId="6FB28352" w14:textId="77777777" w:rsidR="001607B8" w:rsidRPr="001C7739" w:rsidRDefault="001607B8" w:rsidP="00501009">
            <w:r w:rsidRPr="001C7739">
              <w:t>방법 (설정)</w:t>
            </w:r>
          </w:p>
        </w:tc>
        <w:tc>
          <w:tcPr>
            <w:tcW w:w="0" w:type="auto"/>
            <w:vAlign w:val="center"/>
            <w:hideMark/>
          </w:tcPr>
          <w:p w14:paraId="2E64C292" w14:textId="77777777" w:rsidR="001607B8" w:rsidRPr="001C7739" w:rsidRDefault="001607B8" w:rsidP="00501009">
            <w:r w:rsidRPr="001C7739">
              <w:t xml:space="preserve">사용된 해석 기법(예: SHAP, LIME, Integrated </w:t>
            </w:r>
            <w:r w:rsidRPr="001C7739">
              <w:lastRenderedPageBreak/>
              <w:t>Gradients(IG), Grad-CAM)의 이름과, 결과를 해석하는 데 필요한 몇 가지 핵심 설정 값만 간결하게 명시합니다.</w:t>
            </w:r>
          </w:p>
        </w:tc>
      </w:tr>
      <w:tr w:rsidR="001607B8" w:rsidRPr="001C7739" w14:paraId="05118383" w14:textId="77777777" w:rsidTr="001607B8">
        <w:tc>
          <w:tcPr>
            <w:tcW w:w="0" w:type="auto"/>
            <w:vAlign w:val="center"/>
            <w:hideMark/>
          </w:tcPr>
          <w:p w14:paraId="2CFDAA91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1A854822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062CF076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SHAP:</w:t>
            </w:r>
            <w:r w:rsidRPr="001C7739">
              <w:t xml:space="preserve"> 배경 데이터 크기(background size), 인터페이스(확률/로짓), 집계 방식.</w:t>
            </w:r>
          </w:p>
        </w:tc>
      </w:tr>
      <w:tr w:rsidR="001607B8" w:rsidRPr="001C7739" w14:paraId="6C279D7A" w14:textId="77777777" w:rsidTr="001607B8">
        <w:tc>
          <w:tcPr>
            <w:tcW w:w="0" w:type="auto"/>
            <w:vAlign w:val="center"/>
            <w:hideMark/>
          </w:tcPr>
          <w:p w14:paraId="0BEEE540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66DD859D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5B5BCF2B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LIME:</w:t>
            </w:r>
            <w:r w:rsidRPr="001C7739">
              <w:t xml:space="preserve"> 커널 폭, 샘플 수, 해석 가능한 공간.</w:t>
            </w:r>
          </w:p>
        </w:tc>
      </w:tr>
      <w:tr w:rsidR="001607B8" w:rsidRPr="001C7739" w14:paraId="225051CD" w14:textId="77777777" w:rsidTr="001607B8">
        <w:tc>
          <w:tcPr>
            <w:tcW w:w="0" w:type="auto"/>
            <w:vAlign w:val="center"/>
            <w:hideMark/>
          </w:tcPr>
          <w:p w14:paraId="46D150FF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671D3441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666A97D9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IG / Grad-CAM:</w:t>
            </w:r>
            <w:r w:rsidRPr="001C7739">
              <w:t xml:space="preserve"> 기준선(baseline) 또는 레이어(layer), 단계 수(#steps).</w:t>
            </w:r>
          </w:p>
        </w:tc>
      </w:tr>
      <w:tr w:rsidR="001607B8" w:rsidRPr="001C7739" w14:paraId="6CD95CCE" w14:textId="77777777" w:rsidTr="001607B8">
        <w:tc>
          <w:tcPr>
            <w:tcW w:w="0" w:type="auto"/>
            <w:vAlign w:val="center"/>
            <w:hideMark/>
          </w:tcPr>
          <w:p w14:paraId="7E5EE383" w14:textId="77777777" w:rsidR="001607B8" w:rsidRPr="001C7739" w:rsidRDefault="001607B8" w:rsidP="00501009">
            <w:r w:rsidRPr="001C7739">
              <w:t>Global Signal (what the model relies on)</w:t>
            </w:r>
          </w:p>
        </w:tc>
        <w:tc>
          <w:tcPr>
            <w:tcW w:w="0" w:type="auto"/>
            <w:vAlign w:val="center"/>
            <w:hideMark/>
          </w:tcPr>
          <w:p w14:paraId="194B01B8" w14:textId="77777777" w:rsidR="001607B8" w:rsidRPr="001C7739" w:rsidRDefault="001607B8" w:rsidP="00501009">
            <w:r w:rsidRPr="001C7739">
              <w:t>전역 신호 (모델이 의존하는 것)</w:t>
            </w:r>
          </w:p>
        </w:tc>
        <w:tc>
          <w:tcPr>
            <w:tcW w:w="0" w:type="auto"/>
            <w:vAlign w:val="center"/>
            <w:hideMark/>
          </w:tcPr>
          <w:p w14:paraId="6D8D9D53" w14:textId="77777777" w:rsidR="001607B8" w:rsidRPr="001C7739" w:rsidRDefault="001607B8" w:rsidP="00501009">
            <w:r w:rsidRPr="001C7739">
              <w:t xml:space="preserve">해당 슬라이스 내에서 모델이 일반적으로 </w:t>
            </w:r>
            <w:r w:rsidRPr="001C7739">
              <w:rPr>
                <w:b/>
                <w:bCs/>
              </w:rPr>
              <w:t>의존하는 것</w:t>
            </w:r>
            <w:r w:rsidRPr="001C7739">
              <w:t xml:space="preserve">에 대한 </w:t>
            </w:r>
            <w:r w:rsidRPr="001C7739">
              <w:rPr>
                <w:b/>
                <w:bCs/>
              </w:rPr>
              <w:t>2~3개의 요약</w:t>
            </w:r>
            <w:r w:rsidRPr="001C7739">
              <w:t xml:space="preserve">을 작성합니다. 이는 </w:t>
            </w:r>
            <w:r w:rsidRPr="001C7739">
              <w:rPr>
                <w:b/>
                <w:bCs/>
              </w:rPr>
              <w:t>전역적 XAI 분석</w:t>
            </w:r>
            <w:r w:rsidRPr="001C7739">
              <w:t>에서 나옵니다.</w:t>
            </w:r>
          </w:p>
        </w:tc>
      </w:tr>
      <w:tr w:rsidR="001607B8" w:rsidRPr="001C7739" w14:paraId="761281B2" w14:textId="77777777" w:rsidTr="001607B8">
        <w:tc>
          <w:tcPr>
            <w:tcW w:w="0" w:type="auto"/>
            <w:vAlign w:val="center"/>
            <w:hideMark/>
          </w:tcPr>
          <w:p w14:paraId="69CA3B27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0E4C2BCD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1B3908C7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방향 명시:</w:t>
            </w:r>
            <w:r w:rsidRPr="001C7739">
              <w:t xml:space="preserve"> 토큰/특성 기여도가 예측 점수를 올리는지(</w:t>
            </w:r>
            <w:r w:rsidRPr="001C7739">
              <w:rPr>
                <w:b/>
                <w:bCs/>
              </w:rPr>
              <w:t>↑</w:t>
            </w:r>
            <w:r w:rsidRPr="001C7739">
              <w:t>) 내리는지(</w:t>
            </w:r>
            <w:r w:rsidRPr="001C7739">
              <w:rPr>
                <w:b/>
                <w:bCs/>
              </w:rPr>
              <w:t>↓</w:t>
            </w:r>
            <w:r w:rsidRPr="001C7739">
              <w:t>)를 표시해야 합니다.</w:t>
            </w:r>
          </w:p>
        </w:tc>
      </w:tr>
      <w:tr w:rsidR="001607B8" w:rsidRPr="001C7739" w14:paraId="65C9F7D5" w14:textId="77777777" w:rsidTr="001607B8">
        <w:tc>
          <w:tcPr>
            <w:tcW w:w="0" w:type="auto"/>
            <w:vAlign w:val="center"/>
            <w:hideMark/>
          </w:tcPr>
          <w:p w14:paraId="3F068DD7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797C3476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2CF59E63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i/>
                <w:iCs/>
              </w:rPr>
              <w:t>(텍스트 예시):</w:t>
            </w:r>
            <w:r w:rsidRPr="001C7739">
              <w:t xml:space="preserve"> 토큰/주제 기여도. </w:t>
            </w:r>
            <w:r w:rsidRPr="001C7739">
              <w:rPr>
                <w:i/>
                <w:iCs/>
              </w:rPr>
              <w:t>(이미지 예시):</w:t>
            </w:r>
            <w:r w:rsidRPr="001C7739">
              <w:t xml:space="preserve"> 중요한 영역의 커버리지/패턴.</w:t>
            </w:r>
          </w:p>
        </w:tc>
      </w:tr>
      <w:tr w:rsidR="001607B8" w:rsidRPr="001C7739" w14:paraId="1E857A48" w14:textId="77777777" w:rsidTr="001607B8">
        <w:tc>
          <w:tcPr>
            <w:tcW w:w="0" w:type="auto"/>
            <w:vAlign w:val="center"/>
            <w:hideMark/>
          </w:tcPr>
          <w:p w14:paraId="1035853E" w14:textId="77777777" w:rsidR="001607B8" w:rsidRPr="001C7739" w:rsidRDefault="001607B8" w:rsidP="00501009">
            <w:r w:rsidRPr="001C7739">
              <w:t>Local Case(s) (IDs → why this decision)</w:t>
            </w:r>
          </w:p>
        </w:tc>
        <w:tc>
          <w:tcPr>
            <w:tcW w:w="0" w:type="auto"/>
            <w:vAlign w:val="center"/>
            <w:hideMark/>
          </w:tcPr>
          <w:p w14:paraId="70454D59" w14:textId="77777777" w:rsidR="001607B8" w:rsidRPr="001C7739" w:rsidRDefault="001607B8" w:rsidP="00501009">
            <w:r w:rsidRPr="001C7739">
              <w:t>지역 사례 (ID → 이 결정의 이유)</w:t>
            </w:r>
          </w:p>
        </w:tc>
        <w:tc>
          <w:tcPr>
            <w:tcW w:w="0" w:type="auto"/>
            <w:vAlign w:val="center"/>
            <w:hideMark/>
          </w:tcPr>
          <w:p w14:paraId="2DB54785" w14:textId="77777777" w:rsidR="001607B8" w:rsidRPr="001C7739" w:rsidRDefault="001607B8" w:rsidP="00501009">
            <w:r w:rsidRPr="001C7739">
              <w:t xml:space="preserve">슬라이스에서 발견된 </w:t>
            </w:r>
            <w:r w:rsidRPr="001C7739">
              <w:rPr>
                <w:b/>
                <w:bCs/>
              </w:rPr>
              <w:t>2~5개의 구체적인 사례 ID</w:t>
            </w:r>
            <w:r w:rsidRPr="001C7739">
              <w:t>를 나열하고, 각 사례에 대해</w:t>
            </w:r>
            <w:r w:rsidR="009A3307" w:rsidRPr="001C7739">
              <w:t xml:space="preserve"> </w:t>
            </w:r>
            <w:r w:rsidRPr="001C7739">
              <w:t>"이 결정이 왜 그렇게 내려졌는지"</w:t>
            </w:r>
            <w:r w:rsidR="009A3307" w:rsidRPr="001C7739">
              <w:t xml:space="preserve"> </w:t>
            </w:r>
            <w:r w:rsidRPr="001C7739">
              <w:t xml:space="preserve">를 설명하는 </w:t>
            </w:r>
            <w:r w:rsidRPr="001C7739">
              <w:rPr>
                <w:b/>
                <w:bCs/>
              </w:rPr>
              <w:t>한 줄 요약</w:t>
            </w:r>
            <w:r w:rsidRPr="001C7739">
              <w:t>을 작성합니다.</w:t>
            </w:r>
          </w:p>
        </w:tc>
      </w:tr>
      <w:tr w:rsidR="001607B8" w:rsidRPr="001C7739" w14:paraId="69FF52EC" w14:textId="77777777" w:rsidTr="001607B8">
        <w:tc>
          <w:tcPr>
            <w:tcW w:w="0" w:type="auto"/>
            <w:vAlign w:val="center"/>
            <w:hideMark/>
          </w:tcPr>
          <w:p w14:paraId="01B0E225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79E04B94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2CC05811" w14:textId="77777777" w:rsidR="001607B8" w:rsidRPr="001C7739" w:rsidRDefault="001607B8" w:rsidP="00501009">
            <w:r w:rsidRPr="001C7739">
              <w:rPr>
                <w:i/>
                <w:iCs/>
              </w:rPr>
              <w:t>(예시):</w:t>
            </w:r>
            <w:r w:rsidRPr="001C7739">
              <w:t xml:space="preserve"> "토큰 </w:t>
            </w:r>
            <w:r w:rsidRPr="001C7739">
              <w:rPr>
                <w:i/>
                <w:iCs/>
              </w:rPr>
              <w:t>parody</w:t>
            </w:r>
            <w:r w:rsidRPr="001C7739">
              <w:t>가 레이블을 뒤집음", "히트맵이 몸통을 놓치고 눈부심에 집중함", "할인 코드가 잘못 구문 분석됨".</w:t>
            </w:r>
          </w:p>
        </w:tc>
      </w:tr>
      <w:tr w:rsidR="001607B8" w:rsidRPr="001C7739" w14:paraId="3627405B" w14:textId="77777777" w:rsidTr="001607B8">
        <w:tc>
          <w:tcPr>
            <w:tcW w:w="0" w:type="auto"/>
            <w:vAlign w:val="center"/>
            <w:hideMark/>
          </w:tcPr>
          <w:p w14:paraId="031D2445" w14:textId="77777777" w:rsidR="001607B8" w:rsidRPr="001C7739" w:rsidRDefault="001607B8" w:rsidP="00501009">
            <w:r w:rsidRPr="001C7739">
              <w:t>Alignment Check (domain plausibility)</w:t>
            </w:r>
          </w:p>
        </w:tc>
        <w:tc>
          <w:tcPr>
            <w:tcW w:w="0" w:type="auto"/>
            <w:vAlign w:val="center"/>
            <w:hideMark/>
          </w:tcPr>
          <w:p w14:paraId="10051A33" w14:textId="77777777" w:rsidR="001607B8" w:rsidRPr="001C7739" w:rsidRDefault="001607B8" w:rsidP="00501009">
            <w:r w:rsidRPr="001C7739">
              <w:t>정렬 확인 (도메인 타당성)</w:t>
            </w:r>
          </w:p>
        </w:tc>
        <w:tc>
          <w:tcPr>
            <w:tcW w:w="0" w:type="auto"/>
            <w:vAlign w:val="center"/>
            <w:hideMark/>
          </w:tcPr>
          <w:p w14:paraId="2ECAD3AC" w14:textId="77777777" w:rsidR="001607B8" w:rsidRPr="001C7739" w:rsidRDefault="001607B8" w:rsidP="00501009">
            <w:r w:rsidRPr="001C7739">
              <w:t xml:space="preserve">모델의 신호(Global Signal)가 해당 도메인의 상식이나 전문가의 직관과 </w:t>
            </w:r>
            <w:r w:rsidRPr="001C7739">
              <w:rPr>
                <w:b/>
                <w:bCs/>
              </w:rPr>
              <w:t>일치하는지</w:t>
            </w:r>
            <w:r w:rsidRPr="001C7739">
              <w:t xml:space="preserve"> 확인합니다.</w:t>
            </w:r>
          </w:p>
        </w:tc>
      </w:tr>
      <w:tr w:rsidR="001607B8" w:rsidRPr="001C7739" w14:paraId="1789B125" w14:textId="77777777" w:rsidTr="001607B8">
        <w:tc>
          <w:tcPr>
            <w:tcW w:w="0" w:type="auto"/>
            <w:vAlign w:val="center"/>
            <w:hideMark/>
          </w:tcPr>
          <w:p w14:paraId="1ADCB8DB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20AC5C36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0F5A555E" w14:textId="77777777" w:rsidR="001607B8" w:rsidRPr="001C7739" w:rsidRDefault="001607B8" w:rsidP="00501009">
            <w:r w:rsidRPr="001C7739">
              <w:t>Aligned (정렬됨) / Partially (부분적으로) / Misaligned (정렬 불일치) 중 하나를 선택하고, 그 이유를 한 문장으로 설명합니다. (예: "부분적으로 정렬됨 (풍자 ≠ 독성)").</w:t>
            </w:r>
          </w:p>
        </w:tc>
      </w:tr>
      <w:tr w:rsidR="001607B8" w:rsidRPr="001C7739" w14:paraId="20082C6D" w14:textId="77777777" w:rsidTr="001607B8">
        <w:tc>
          <w:tcPr>
            <w:tcW w:w="0" w:type="auto"/>
            <w:vAlign w:val="center"/>
            <w:hideMark/>
          </w:tcPr>
          <w:p w14:paraId="185DA28C" w14:textId="77777777" w:rsidR="001607B8" w:rsidRPr="001C7739" w:rsidRDefault="001607B8" w:rsidP="00501009">
            <w:r w:rsidRPr="001C7739">
              <w:t>Risk Link (impact/scenario it informs)</w:t>
            </w:r>
          </w:p>
        </w:tc>
        <w:tc>
          <w:tcPr>
            <w:tcW w:w="0" w:type="auto"/>
            <w:vAlign w:val="center"/>
            <w:hideMark/>
          </w:tcPr>
          <w:p w14:paraId="5B31A0FC" w14:textId="77777777" w:rsidR="001607B8" w:rsidRPr="001C7739" w:rsidRDefault="001607B8" w:rsidP="00501009">
            <w:r w:rsidRPr="001C7739">
              <w:t>리스크 연결 (알려주는 영향/시나리오)</w:t>
            </w:r>
          </w:p>
        </w:tc>
        <w:tc>
          <w:tcPr>
            <w:tcW w:w="0" w:type="auto"/>
            <w:vAlign w:val="center"/>
            <w:hideMark/>
          </w:tcPr>
          <w:p w14:paraId="19F9D25E" w14:textId="77777777" w:rsidR="001607B8" w:rsidRPr="001C7739" w:rsidRDefault="001607B8" w:rsidP="00501009">
            <w:r w:rsidRPr="001C7739">
              <w:t xml:space="preserve">이 XAI 분석 결과가 </w:t>
            </w:r>
            <w:r w:rsidRPr="001C7739">
              <w:rPr>
                <w:b/>
                <w:bCs/>
              </w:rPr>
              <w:t>어떤 D1 충격/시나리오 ID</w:t>
            </w:r>
            <w:r w:rsidRPr="001C7739">
              <w:t>에 대한 이해를 높이거나 정보를 제공하는지 가리킵니다.</w:t>
            </w:r>
          </w:p>
        </w:tc>
      </w:tr>
      <w:tr w:rsidR="001607B8" w:rsidRPr="001C7739" w14:paraId="5CC82B75" w14:textId="77777777" w:rsidTr="001607B8">
        <w:tc>
          <w:tcPr>
            <w:tcW w:w="0" w:type="auto"/>
            <w:vAlign w:val="center"/>
            <w:hideMark/>
          </w:tcPr>
          <w:p w14:paraId="749D27FD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4C13FF4F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363650D7" w14:textId="77777777" w:rsidR="001607B8" w:rsidRPr="001C7739" w:rsidRDefault="001607B8" w:rsidP="00501009">
            <w:r w:rsidRPr="001C7739">
              <w:rPr>
                <w:i/>
                <w:iCs/>
              </w:rPr>
              <w:t>(예시):</w:t>
            </w:r>
            <w:r w:rsidRPr="001C7739">
              <w:t xml:space="preserve"> IMPACT-002 황혼 보행자 누락.</w:t>
            </w:r>
          </w:p>
        </w:tc>
      </w:tr>
      <w:tr w:rsidR="001607B8" w:rsidRPr="001C7739" w14:paraId="166B3B22" w14:textId="77777777" w:rsidTr="001607B8">
        <w:tc>
          <w:tcPr>
            <w:tcW w:w="0" w:type="auto"/>
            <w:vAlign w:val="center"/>
            <w:hideMark/>
          </w:tcPr>
          <w:p w14:paraId="0638222A" w14:textId="77777777" w:rsidR="001607B8" w:rsidRPr="001C7739" w:rsidRDefault="001607B8" w:rsidP="00501009">
            <w:r w:rsidRPr="001C7739">
              <w:t xml:space="preserve">Decision Use </w:t>
            </w:r>
            <w:r w:rsidRPr="001C7739">
              <w:lastRenderedPageBreak/>
              <w:t>(threshold/guardrail/abstain)</w:t>
            </w:r>
          </w:p>
        </w:tc>
        <w:tc>
          <w:tcPr>
            <w:tcW w:w="0" w:type="auto"/>
            <w:vAlign w:val="center"/>
            <w:hideMark/>
          </w:tcPr>
          <w:p w14:paraId="328365FF" w14:textId="77777777" w:rsidR="001607B8" w:rsidRPr="001C7739" w:rsidRDefault="001607B8" w:rsidP="00501009">
            <w:r w:rsidRPr="001C7739">
              <w:lastRenderedPageBreak/>
              <w:t>결정 활용 (임</w:t>
            </w:r>
            <w:r w:rsidRPr="001C7739">
              <w:lastRenderedPageBreak/>
              <w:t>계값/보호 장치/기권)</w:t>
            </w:r>
          </w:p>
        </w:tc>
        <w:tc>
          <w:tcPr>
            <w:tcW w:w="0" w:type="auto"/>
            <w:vAlign w:val="center"/>
            <w:hideMark/>
          </w:tcPr>
          <w:p w14:paraId="75ECBF13" w14:textId="77777777" w:rsidR="001607B8" w:rsidRPr="001C7739" w:rsidRDefault="001607B8" w:rsidP="00501009">
            <w:r w:rsidRPr="001C7739">
              <w:lastRenderedPageBreak/>
              <w:t xml:space="preserve">이 XAI 분석 결과를 바탕으로 운영상 실제로 </w:t>
            </w:r>
            <w:r w:rsidRPr="001C7739">
              <w:rPr>
                <w:b/>
                <w:bCs/>
              </w:rPr>
              <w:lastRenderedPageBreak/>
              <w:t>어떤 조치를 취할 것인지</w:t>
            </w:r>
            <w:r w:rsidRPr="001C7739">
              <w:t>를 평이한 언어로 명시합니다.</w:t>
            </w:r>
          </w:p>
        </w:tc>
      </w:tr>
      <w:tr w:rsidR="001607B8" w:rsidRPr="001C7739" w14:paraId="5C5CEE59" w14:textId="77777777" w:rsidTr="001607B8">
        <w:tc>
          <w:tcPr>
            <w:tcW w:w="0" w:type="auto"/>
            <w:vAlign w:val="center"/>
            <w:hideMark/>
          </w:tcPr>
          <w:p w14:paraId="2AC84B50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60FE0C3C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0D284147" w14:textId="77777777" w:rsidR="001607B8" w:rsidRPr="001C7739" w:rsidRDefault="001607B8" w:rsidP="00501009">
            <w:r w:rsidRPr="001C7739">
              <w:rPr>
                <w:i/>
                <w:iCs/>
              </w:rPr>
              <w:t>(예시):</w:t>
            </w:r>
            <w:r w:rsidRPr="001C7739">
              <w:t xml:space="preserve"> "야간에 임계값 상향 조정", "</w:t>
            </w:r>
            <w:r w:rsidRPr="001C7739">
              <w:rPr>
                <w:b/>
                <w:bCs/>
              </w:rPr>
              <w:t>풍자 어휘 기권 규칙 추가</w:t>
            </w:r>
            <w:r w:rsidRPr="001C7739">
              <w:t>", "배포 전에 Grad-CAM 커버리지 ≥ τ 요구".</w:t>
            </w:r>
          </w:p>
        </w:tc>
      </w:tr>
      <w:tr w:rsidR="001607B8" w:rsidRPr="001C7739" w14:paraId="0602C7A0" w14:textId="77777777" w:rsidTr="001607B8">
        <w:tc>
          <w:tcPr>
            <w:tcW w:w="0" w:type="auto"/>
            <w:vAlign w:val="center"/>
            <w:hideMark/>
          </w:tcPr>
          <w:p w14:paraId="7430B6F4" w14:textId="77777777" w:rsidR="001607B8" w:rsidRPr="001C7739" w:rsidRDefault="001607B8" w:rsidP="00501009">
            <w:r w:rsidRPr="001C7739">
              <w:t>Evidence [A/B/O]</w:t>
            </w:r>
          </w:p>
        </w:tc>
        <w:tc>
          <w:tcPr>
            <w:tcW w:w="0" w:type="auto"/>
            <w:vAlign w:val="center"/>
            <w:hideMark/>
          </w:tcPr>
          <w:p w14:paraId="0BE79AB1" w14:textId="77777777" w:rsidR="001607B8" w:rsidRPr="001C7739" w:rsidRDefault="001607B8" w:rsidP="00501009">
            <w:r w:rsidRPr="001C7739">
              <w:t>증거 [A/B/O]</w:t>
            </w:r>
          </w:p>
        </w:tc>
        <w:tc>
          <w:tcPr>
            <w:tcW w:w="0" w:type="auto"/>
            <w:vAlign w:val="center"/>
            <w:hideMark/>
          </w:tcPr>
          <w:p w14:paraId="4F262914" w14:textId="77777777" w:rsidR="001607B8" w:rsidRPr="001C7739" w:rsidRDefault="001607B8" w:rsidP="00501009">
            <w:r w:rsidRPr="001C7739">
              <w:t xml:space="preserve">이 행의 주장을 뒷받침하는 </w:t>
            </w:r>
            <w:r w:rsidRPr="001C7739">
              <w:rPr>
                <w:b/>
                <w:bCs/>
              </w:rPr>
              <w:t>증거 자료</w:t>
            </w:r>
            <w:r w:rsidRPr="001C7739">
              <w:t>에 대한</w:t>
            </w:r>
            <w:r w:rsidR="009A3307" w:rsidRPr="001C7739">
              <w:t xml:space="preserve"> </w:t>
            </w:r>
            <w:r w:rsidRPr="001C7739">
              <w:t>상대 경로(relative path)</w:t>
            </w:r>
            <w:r w:rsidR="009A3307" w:rsidRPr="001C7739">
              <w:t xml:space="preserve"> </w:t>
            </w:r>
            <w:r w:rsidRPr="001C7739">
              <w:t xml:space="preserve">와 </w:t>
            </w:r>
            <w:r w:rsidRPr="001C7739">
              <w:rPr>
                <w:b/>
                <w:bCs/>
              </w:rPr>
              <w:t>태그</w:t>
            </w:r>
            <w:r w:rsidRPr="001C7739">
              <w:t>를 추가합니다.</w:t>
            </w:r>
          </w:p>
        </w:tc>
      </w:tr>
      <w:tr w:rsidR="001607B8" w:rsidRPr="001C7739" w14:paraId="45B9379A" w14:textId="77777777" w:rsidTr="001607B8">
        <w:tc>
          <w:tcPr>
            <w:tcW w:w="0" w:type="auto"/>
            <w:vAlign w:val="center"/>
            <w:hideMark/>
          </w:tcPr>
          <w:p w14:paraId="33B0F30F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26694730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2FDCD3E1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[O] Observed (관찰됨):</w:t>
            </w:r>
            <w:r w:rsidRPr="001C7739">
              <w:t xml:space="preserve"> 전역 CSV/플롯, 지역 사례 PDF/PNG 등 실제로 얻은 결과물.</w:t>
            </w:r>
          </w:p>
        </w:tc>
      </w:tr>
      <w:tr w:rsidR="001607B8" w:rsidRPr="001C7739" w14:paraId="78A41BBA" w14:textId="77777777" w:rsidTr="001607B8">
        <w:tc>
          <w:tcPr>
            <w:tcW w:w="0" w:type="auto"/>
            <w:vAlign w:val="center"/>
            <w:hideMark/>
          </w:tcPr>
          <w:p w14:paraId="6D96F91E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53DFDC7F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4E1AE3DB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[B] Borrowed (참조됨):</w:t>
            </w:r>
            <w:r w:rsidRPr="001C7739">
              <w:t xml:space="preserve"> 방법론 참조 자료 또는 정책 발췌본.</w:t>
            </w:r>
          </w:p>
        </w:tc>
      </w:tr>
      <w:tr w:rsidR="001607B8" w:rsidRPr="001C7739" w14:paraId="5846F805" w14:textId="77777777" w:rsidTr="001607B8">
        <w:tc>
          <w:tcPr>
            <w:tcW w:w="0" w:type="auto"/>
            <w:vAlign w:val="center"/>
            <w:hideMark/>
          </w:tcPr>
          <w:p w14:paraId="4AC8A03C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0DB80CC5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68CE956A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[A] Assumed (가정됨):</w:t>
            </w:r>
            <w:r w:rsidRPr="001C7739">
              <w:t xml:space="preserve"> 방법론 선택 이유에 대한 짧은 메모.</w:t>
            </w:r>
          </w:p>
        </w:tc>
      </w:tr>
      <w:tr w:rsidR="001607B8" w:rsidRPr="001C7739" w14:paraId="1C8952B9" w14:textId="77777777" w:rsidTr="001607B8">
        <w:tc>
          <w:tcPr>
            <w:tcW w:w="0" w:type="auto"/>
            <w:vAlign w:val="center"/>
            <w:hideMark/>
          </w:tcPr>
          <w:p w14:paraId="35A5C2F7" w14:textId="77777777" w:rsidR="001607B8" w:rsidRPr="001C7739" w:rsidRDefault="001607B8" w:rsidP="00501009">
            <w:r w:rsidRPr="001C7739">
              <w:t>Notes</w:t>
            </w:r>
          </w:p>
        </w:tc>
        <w:tc>
          <w:tcPr>
            <w:tcW w:w="0" w:type="auto"/>
            <w:vAlign w:val="center"/>
            <w:hideMark/>
          </w:tcPr>
          <w:p w14:paraId="33354DD4" w14:textId="77777777" w:rsidR="001607B8" w:rsidRPr="001C7739" w:rsidRDefault="001607B8" w:rsidP="00501009">
            <w:r w:rsidRPr="001C7739">
              <w:t>참고 사항</w:t>
            </w:r>
          </w:p>
        </w:tc>
        <w:tc>
          <w:tcPr>
            <w:tcW w:w="0" w:type="auto"/>
            <w:vAlign w:val="center"/>
            <w:hideMark/>
          </w:tcPr>
          <w:p w14:paraId="1EF79E87" w14:textId="77777777" w:rsidR="001607B8" w:rsidRPr="001C7739" w:rsidRDefault="001607B8" w:rsidP="00501009">
            <w:r w:rsidRPr="001C7739">
              <w:t xml:space="preserve">검토자가 알아야 할 </w:t>
            </w:r>
            <w:r w:rsidRPr="001C7739">
              <w:rPr>
                <w:b/>
                <w:bCs/>
              </w:rPr>
              <w:t>주의 사항</w:t>
            </w:r>
            <w:r w:rsidRPr="001C7739">
              <w:t xml:space="preserve">이나 </w:t>
            </w:r>
            <w:r w:rsidRPr="001C7739">
              <w:rPr>
                <w:b/>
                <w:bCs/>
              </w:rPr>
              <w:t>세부 사항</w:t>
            </w:r>
            <w:r w:rsidRPr="001C7739">
              <w:t>을 기록합니다. (예: 작은 N 값, 토크나이저 버전 변경, 레이어 민감도, 전처리 차이 등).</w:t>
            </w:r>
          </w:p>
        </w:tc>
      </w:tr>
    </w:tbl>
    <w:p w14:paraId="5B374717" w14:textId="77777777" w:rsidR="001607B8" w:rsidRPr="001C7739" w:rsidRDefault="001607B8" w:rsidP="00501009"/>
    <w:p w14:paraId="72AF2CEC" w14:textId="77777777" w:rsidR="001607B8" w:rsidRPr="001607B8" w:rsidRDefault="001607B8" w:rsidP="00501009"/>
    <w:p w14:paraId="455B4555" w14:textId="77777777" w:rsidR="008132B4" w:rsidRDefault="001607B8" w:rsidP="00501009">
      <w:pPr>
        <w:pStyle w:val="2"/>
      </w:pPr>
      <w:bookmarkStart w:id="16" w:name="_Toc211499945"/>
      <w:r w:rsidRPr="001607B8">
        <w:rPr>
          <w:rFonts w:hint="eastAsia"/>
        </w:rPr>
        <w:t>적대적 공격 및 실패 봉쇄 로그</w:t>
      </w:r>
      <w:bookmarkEnd w:id="16"/>
    </w:p>
    <w:p w14:paraId="597FA16C" w14:textId="77777777" w:rsidR="001607B8" w:rsidRPr="001C7739" w:rsidRDefault="001607B8" w:rsidP="00501009">
      <w:r w:rsidRPr="001C7739">
        <w:t xml:space="preserve">적대적 공격 및 실패 봉쇄 로그 열별 작성 </w:t>
      </w:r>
      <w:r w:rsidR="001509C6" w:rsidRPr="001C7739">
        <w:rPr>
          <w:rFonts w:hint="eastAsia"/>
        </w:rPr>
        <w:t>방법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123"/>
        <w:gridCol w:w="6008"/>
      </w:tblGrid>
      <w:tr w:rsidR="001607B8" w:rsidRPr="001C7739" w14:paraId="744098EB" w14:textId="77777777" w:rsidTr="001607B8">
        <w:tc>
          <w:tcPr>
            <w:tcW w:w="0" w:type="auto"/>
            <w:vAlign w:val="center"/>
            <w:hideMark/>
          </w:tcPr>
          <w:p w14:paraId="10609A62" w14:textId="77777777" w:rsidR="001607B8" w:rsidRPr="001C7739" w:rsidRDefault="001607B8" w:rsidP="00501009">
            <w:r w:rsidRPr="001C7739">
              <w:t>열 이름</w:t>
            </w:r>
          </w:p>
        </w:tc>
        <w:tc>
          <w:tcPr>
            <w:tcW w:w="0" w:type="auto"/>
            <w:vAlign w:val="center"/>
            <w:hideMark/>
          </w:tcPr>
          <w:p w14:paraId="650F5586" w14:textId="77777777" w:rsidR="001607B8" w:rsidRPr="001C7739" w:rsidRDefault="001607B8" w:rsidP="00501009">
            <w:r w:rsidRPr="001C7739">
              <w:t>한국어 설명</w:t>
            </w:r>
          </w:p>
        </w:tc>
        <w:tc>
          <w:tcPr>
            <w:tcW w:w="0" w:type="auto"/>
            <w:vAlign w:val="center"/>
            <w:hideMark/>
          </w:tcPr>
          <w:p w14:paraId="1850F12A" w14:textId="77777777" w:rsidR="001607B8" w:rsidRPr="001C7739" w:rsidRDefault="001607B8" w:rsidP="00501009">
            <w:r w:rsidRPr="001C7739">
              <w:t>작성 내용 및 작성 방법</w:t>
            </w:r>
          </w:p>
        </w:tc>
      </w:tr>
      <w:tr w:rsidR="001607B8" w:rsidRPr="001C7739" w14:paraId="61E2CBC7" w14:textId="77777777" w:rsidTr="001607B8">
        <w:tc>
          <w:tcPr>
            <w:tcW w:w="0" w:type="auto"/>
            <w:vAlign w:val="center"/>
            <w:hideMark/>
          </w:tcPr>
          <w:p w14:paraId="6D376634" w14:textId="77777777" w:rsidR="001607B8" w:rsidRPr="001C7739" w:rsidRDefault="001607B8" w:rsidP="00501009">
            <w:r w:rsidRPr="001C7739">
              <w:t>Attack / Stressor</w:t>
            </w:r>
          </w:p>
        </w:tc>
        <w:tc>
          <w:tcPr>
            <w:tcW w:w="0" w:type="auto"/>
            <w:vAlign w:val="center"/>
            <w:hideMark/>
          </w:tcPr>
          <w:p w14:paraId="0158DC65" w14:textId="77777777" w:rsidR="001607B8" w:rsidRPr="001C7739" w:rsidRDefault="001607B8" w:rsidP="00501009">
            <w:r w:rsidRPr="001C7739">
              <w:t>공격 / 스트레스 요인</w:t>
            </w:r>
          </w:p>
        </w:tc>
        <w:tc>
          <w:tcPr>
            <w:tcW w:w="0" w:type="auto"/>
            <w:vAlign w:val="center"/>
            <w:hideMark/>
          </w:tcPr>
          <w:p w14:paraId="490BB9C6" w14:textId="77777777" w:rsidR="001607B8" w:rsidRPr="001C7739" w:rsidRDefault="001607B8" w:rsidP="00501009">
            <w:r w:rsidRPr="001C7739">
              <w:t>시스템을 고장 내기 위해 수행한 작업을 간결하고 구체적으로 작성합니다.</w:t>
            </w:r>
          </w:p>
        </w:tc>
      </w:tr>
      <w:tr w:rsidR="001607B8" w:rsidRPr="001C7739" w14:paraId="4FEEF451" w14:textId="77777777" w:rsidTr="001607B8">
        <w:tc>
          <w:tcPr>
            <w:tcW w:w="0" w:type="auto"/>
            <w:vAlign w:val="center"/>
            <w:hideMark/>
          </w:tcPr>
          <w:p w14:paraId="54B07758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10DF53F2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62A430BF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텍스트:</w:t>
            </w:r>
            <w:r w:rsidRPr="001C7739">
              <w:t xml:space="preserve"> 동의어 교체, 부정문 삽입, 비꼬는 표현(풍자), 코드 전환, 프롬프트 주입, 역번역 등을 명시합니다.</w:t>
            </w:r>
          </w:p>
        </w:tc>
      </w:tr>
      <w:tr w:rsidR="001607B8" w:rsidRPr="001C7739" w14:paraId="0B738FAA" w14:textId="77777777" w:rsidTr="001607B8">
        <w:tc>
          <w:tcPr>
            <w:tcW w:w="0" w:type="auto"/>
            <w:vAlign w:val="center"/>
            <w:hideMark/>
          </w:tcPr>
          <w:p w14:paraId="1D1F949B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5F94B53B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66F977BE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이미지:</w:t>
            </w:r>
            <w:r w:rsidRPr="001C7739">
              <w:t xml:space="preserve"> 눈부심/역광, 흐림/노이즈, 가림/패치, 날씨 오버레이 등을 명시합니다.</w:t>
            </w:r>
          </w:p>
        </w:tc>
      </w:tr>
      <w:tr w:rsidR="001607B8" w:rsidRPr="001C7739" w14:paraId="78F61BD9" w14:textId="77777777" w:rsidTr="001607B8">
        <w:tc>
          <w:tcPr>
            <w:tcW w:w="0" w:type="auto"/>
            <w:vAlign w:val="center"/>
            <w:hideMark/>
          </w:tcPr>
          <w:p w14:paraId="6B5B25DA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22C805C5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6E922DDB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표 형식:</w:t>
            </w:r>
            <w:r w:rsidRPr="001C7739">
              <w:t xml:space="preserve"> 스키마 변경, 필수 필드 누락(NULL), 범위를 벗어난 값, 시간 드리프트 등을 명시합니다.</w:t>
            </w:r>
          </w:p>
        </w:tc>
      </w:tr>
      <w:tr w:rsidR="001607B8" w:rsidRPr="001C7739" w14:paraId="35A0AC5C" w14:textId="77777777" w:rsidTr="001607B8">
        <w:tc>
          <w:tcPr>
            <w:tcW w:w="0" w:type="auto"/>
            <w:vAlign w:val="center"/>
            <w:hideMark/>
          </w:tcPr>
          <w:p w14:paraId="14974640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0A6EC6D1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56CDF0EE" w14:textId="77777777" w:rsidR="001607B8" w:rsidRPr="001C7739" w:rsidRDefault="001607B8" w:rsidP="00501009">
            <w:r w:rsidRPr="001C7739">
              <w:rPr>
                <w:b/>
                <w:bCs/>
              </w:rPr>
              <w:t>팁:</w:t>
            </w:r>
            <w:r w:rsidRPr="001C7739">
              <w:t xml:space="preserve"> 관련이 있다면 </w:t>
            </w:r>
            <w:r w:rsidRPr="001C7739">
              <w:rPr>
                <w:b/>
                <w:bCs/>
              </w:rPr>
              <w:t>슬라이스 이름</w:t>
            </w:r>
            <w:r w:rsidRPr="001C7739">
              <w:t>을 함께 명시합니다 (예: "야간 스레드 + 부정문").</w:t>
            </w:r>
          </w:p>
        </w:tc>
      </w:tr>
      <w:tr w:rsidR="001607B8" w:rsidRPr="001C7739" w14:paraId="3A9C2F65" w14:textId="77777777" w:rsidTr="001607B8">
        <w:tc>
          <w:tcPr>
            <w:tcW w:w="0" w:type="auto"/>
            <w:vAlign w:val="center"/>
            <w:hideMark/>
          </w:tcPr>
          <w:p w14:paraId="70010D5A" w14:textId="77777777" w:rsidR="001607B8" w:rsidRPr="001C7739" w:rsidRDefault="001607B8" w:rsidP="00501009">
            <w:r w:rsidRPr="001C7739">
              <w:t>Technique</w:t>
            </w:r>
          </w:p>
        </w:tc>
        <w:tc>
          <w:tcPr>
            <w:tcW w:w="0" w:type="auto"/>
            <w:vAlign w:val="center"/>
            <w:hideMark/>
          </w:tcPr>
          <w:p w14:paraId="736A1DEB" w14:textId="77777777" w:rsidR="001607B8" w:rsidRPr="001C7739" w:rsidRDefault="001607B8" w:rsidP="00501009">
            <w:r w:rsidRPr="001C7739">
              <w:t>기법</w:t>
            </w:r>
          </w:p>
        </w:tc>
        <w:tc>
          <w:tcPr>
            <w:tcW w:w="0" w:type="auto"/>
            <w:vAlign w:val="center"/>
            <w:hideMark/>
          </w:tcPr>
          <w:p w14:paraId="490AB3AF" w14:textId="77777777" w:rsidR="001607B8" w:rsidRPr="001C7739" w:rsidRDefault="001607B8" w:rsidP="00501009">
            <w:r w:rsidRPr="001C7739">
              <w:t xml:space="preserve">공격이나 스트레스 요인을 </w:t>
            </w:r>
            <w:r w:rsidRPr="001C7739">
              <w:rPr>
                <w:b/>
                <w:bCs/>
              </w:rPr>
              <w:t>어떻게 생성하거나 적용</w:t>
            </w:r>
            <w:r w:rsidRPr="001C7739">
              <w:t>했는지 명시</w:t>
            </w:r>
            <w:r w:rsidRPr="001C7739">
              <w:lastRenderedPageBreak/>
              <w:t>합니다. 핵심 매개변수(key params)와 사용된 도구/레시피를 한 줄로 간결하게 작성합니다.</w:t>
            </w:r>
          </w:p>
        </w:tc>
      </w:tr>
      <w:tr w:rsidR="001607B8" w:rsidRPr="001C7739" w14:paraId="7A92148D" w14:textId="77777777" w:rsidTr="001607B8">
        <w:tc>
          <w:tcPr>
            <w:tcW w:w="0" w:type="auto"/>
            <w:vAlign w:val="center"/>
            <w:hideMark/>
          </w:tcPr>
          <w:p w14:paraId="14D301F9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7DFF5D7C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48B24872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텍스트:</w:t>
            </w:r>
            <w:r w:rsidRPr="001C7739">
              <w:t xml:space="preserve"> TextAttack 레시피, 간단한 발견적 템플릿(Heuristic template), 역번역 스크립트 등.</w:t>
            </w:r>
          </w:p>
        </w:tc>
      </w:tr>
      <w:tr w:rsidR="001607B8" w:rsidRPr="001C7739" w14:paraId="0782FC44" w14:textId="77777777" w:rsidTr="001607B8">
        <w:tc>
          <w:tcPr>
            <w:tcW w:w="0" w:type="auto"/>
            <w:vAlign w:val="center"/>
            <w:hideMark/>
          </w:tcPr>
          <w:p w14:paraId="512B6EF1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0A4BE800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1D0FF050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이미지:</w:t>
            </w:r>
            <w:r w:rsidRPr="001C7739">
              <w:t xml:space="preserve"> 손상 라이브러리 매개변수 (예: 밝기=+40%), 사각형 패치 크기 등.</w:t>
            </w:r>
          </w:p>
        </w:tc>
      </w:tr>
      <w:tr w:rsidR="001607B8" w:rsidRPr="001C7739" w14:paraId="453C6C0A" w14:textId="77777777" w:rsidTr="001607B8">
        <w:tc>
          <w:tcPr>
            <w:tcW w:w="0" w:type="auto"/>
            <w:vAlign w:val="center"/>
            <w:hideMark/>
          </w:tcPr>
          <w:p w14:paraId="47146FF4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7617C6C5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09315953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표 형식:</w:t>
            </w:r>
            <w:r w:rsidRPr="001C7739">
              <w:t xml:space="preserve"> 인위적인 NULL 비율 (예: </w:t>
            </w:r>
            <w:r w:rsidRPr="001C7739">
              <w:rPr>
                <w:rFonts w:cs="Courier New"/>
                <w:color w:val="C4C7C5"/>
              </w:rPr>
              <w:t>promo_text</w:t>
            </w:r>
            <w:r w:rsidRPr="001C7739">
              <w:t xml:space="preserve"> 20% 누락), 값 떨림(jitter, ±10%), 날짜 이동(+4주) 등.</w:t>
            </w:r>
          </w:p>
        </w:tc>
      </w:tr>
      <w:tr w:rsidR="001607B8" w:rsidRPr="001C7739" w14:paraId="1E4E3B26" w14:textId="77777777" w:rsidTr="001607B8">
        <w:tc>
          <w:tcPr>
            <w:tcW w:w="0" w:type="auto"/>
            <w:vAlign w:val="center"/>
            <w:hideMark/>
          </w:tcPr>
          <w:p w14:paraId="3A099FE3" w14:textId="77777777" w:rsidR="001607B8" w:rsidRPr="001C7739" w:rsidRDefault="001607B8" w:rsidP="00501009">
            <w:r w:rsidRPr="001C7739">
              <w:t>Effect on Metric</w:t>
            </w:r>
          </w:p>
        </w:tc>
        <w:tc>
          <w:tcPr>
            <w:tcW w:w="0" w:type="auto"/>
            <w:vAlign w:val="center"/>
            <w:hideMark/>
          </w:tcPr>
          <w:p w14:paraId="1E47A2A8" w14:textId="77777777" w:rsidR="001607B8" w:rsidRPr="001C7739" w:rsidRDefault="001607B8" w:rsidP="00501009">
            <w:r w:rsidRPr="001C7739">
              <w:t>지표에 미치는 영향</w:t>
            </w:r>
          </w:p>
        </w:tc>
        <w:tc>
          <w:tcPr>
            <w:tcW w:w="0" w:type="auto"/>
            <w:vAlign w:val="center"/>
            <w:hideMark/>
          </w:tcPr>
          <w:p w14:paraId="3D37BCAE" w14:textId="77777777" w:rsidR="001607B8" w:rsidRPr="001C7739" w:rsidRDefault="009A3307" w:rsidP="00501009">
            <w:r w:rsidRPr="001C7739">
              <w:t xml:space="preserve"> </w:t>
            </w:r>
            <w:r w:rsidR="001607B8" w:rsidRPr="001C7739">
              <w:t>운영 지점(operating point)</w:t>
            </w:r>
            <w:r w:rsidRPr="001C7739">
              <w:t xml:space="preserve"> </w:t>
            </w:r>
            <w:r w:rsidR="001607B8" w:rsidRPr="001C7739">
              <w:t xml:space="preserve">에서 </w:t>
            </w:r>
            <w:r w:rsidR="001607B8" w:rsidRPr="001C7739">
              <w:rPr>
                <w:b/>
                <w:bCs/>
              </w:rPr>
              <w:t>숫자로</w:t>
            </w:r>
            <w:r w:rsidR="001607B8" w:rsidRPr="001C7739">
              <w:t xml:space="preserve"> 어떤 변화가 생겼는지 명확히 작성합니다.</w:t>
            </w:r>
          </w:p>
        </w:tc>
      </w:tr>
      <w:tr w:rsidR="001607B8" w:rsidRPr="001C7739" w14:paraId="70DCABA4" w14:textId="77777777" w:rsidTr="001607B8">
        <w:tc>
          <w:tcPr>
            <w:tcW w:w="0" w:type="auto"/>
            <w:vAlign w:val="center"/>
            <w:hideMark/>
          </w:tcPr>
          <w:p w14:paraId="3A3FF5C6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42C48605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08564689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§4.3과 동일한 지표 스타일</w:t>
            </w:r>
            <w:r w:rsidRPr="001C7739">
              <w:t>을 사용합니다 (예: "F1 ↓ 0.06", "슬라이스에서 FN ↑ +21%", "AUPR ↓ 0.08").</w:t>
            </w:r>
          </w:p>
        </w:tc>
      </w:tr>
      <w:tr w:rsidR="001607B8" w:rsidRPr="001C7739" w14:paraId="6C9A93B8" w14:textId="77777777" w:rsidTr="001607B8">
        <w:tc>
          <w:tcPr>
            <w:tcW w:w="0" w:type="auto"/>
            <w:vAlign w:val="center"/>
            <w:hideMark/>
          </w:tcPr>
          <w:p w14:paraId="5CB1A36B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25D72EFE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4B32880F" w14:textId="77777777" w:rsidR="001607B8" w:rsidRPr="001C7739" w:rsidRDefault="001607B8" w:rsidP="00501009">
            <w:r w:rsidRPr="001C7739">
              <w:t>- 가능하다면 짧은 신뢰 구간(CI/band)을 추가합니다 (예: "±0.02").</w:t>
            </w:r>
          </w:p>
        </w:tc>
      </w:tr>
      <w:tr w:rsidR="001607B8" w:rsidRPr="001C7739" w14:paraId="114BA264" w14:textId="77777777" w:rsidTr="001607B8">
        <w:tc>
          <w:tcPr>
            <w:tcW w:w="0" w:type="auto"/>
            <w:vAlign w:val="center"/>
            <w:hideMark/>
          </w:tcPr>
          <w:p w14:paraId="0121E5BF" w14:textId="77777777" w:rsidR="001607B8" w:rsidRPr="001C7739" w:rsidRDefault="001607B8" w:rsidP="00501009">
            <w:r w:rsidRPr="001C7739">
              <w:t>Containment Action</w:t>
            </w:r>
          </w:p>
        </w:tc>
        <w:tc>
          <w:tcPr>
            <w:tcW w:w="0" w:type="auto"/>
            <w:vAlign w:val="center"/>
            <w:hideMark/>
          </w:tcPr>
          <w:p w14:paraId="0C777315" w14:textId="77777777" w:rsidR="001607B8" w:rsidRPr="001C7739" w:rsidRDefault="001607B8" w:rsidP="00501009">
            <w:r w:rsidRPr="001C7739">
              <w:t>봉쇄 조치</w:t>
            </w:r>
          </w:p>
        </w:tc>
        <w:tc>
          <w:tcPr>
            <w:tcW w:w="0" w:type="auto"/>
            <w:vAlign w:val="center"/>
            <w:hideMark/>
          </w:tcPr>
          <w:p w14:paraId="5D86A3ED" w14:textId="77777777" w:rsidR="001607B8" w:rsidRPr="001C7739" w:rsidRDefault="001607B8" w:rsidP="00501009">
            <w:r w:rsidRPr="001C7739">
              <w:t xml:space="preserve">모델이 실패하더라도 </w:t>
            </w:r>
            <w:r w:rsidRPr="001C7739">
              <w:rPr>
                <w:b/>
                <w:bCs/>
              </w:rPr>
              <w:t>사용자나 운영자를 보호하기 위해</w:t>
            </w:r>
            <w:r w:rsidRPr="001C7739">
              <w:t xml:space="preserve"> 무엇을 할 것인지 명시합니다. 운영팀이 </w:t>
            </w:r>
            <w:r w:rsidRPr="001C7739">
              <w:rPr>
                <w:b/>
                <w:bCs/>
              </w:rPr>
              <w:t>구현할 수 있도록</w:t>
            </w:r>
            <w:r w:rsidRPr="001C7739">
              <w:t xml:space="preserve"> (가능하다면 누가/무엇을/언제를 포함하여) 작성해야 합니다.</w:t>
            </w:r>
          </w:p>
        </w:tc>
      </w:tr>
      <w:tr w:rsidR="001607B8" w:rsidRPr="001C7739" w14:paraId="2562A179" w14:textId="77777777" w:rsidTr="001607B8">
        <w:tc>
          <w:tcPr>
            <w:tcW w:w="0" w:type="auto"/>
            <w:vAlign w:val="center"/>
            <w:hideMark/>
          </w:tcPr>
          <w:p w14:paraId="1DA185AF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58925C9F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01F815A2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예방 조치:</w:t>
            </w:r>
            <w:r w:rsidRPr="001C7739">
              <w:t xml:space="preserve"> 데이터 증강, 스키마 유효성 검사, 정리 장치(sanitizer) 등.</w:t>
            </w:r>
          </w:p>
        </w:tc>
      </w:tr>
      <w:tr w:rsidR="001607B8" w:rsidRPr="001C7739" w14:paraId="24C9E2F8" w14:textId="77777777" w:rsidTr="001607B8">
        <w:tc>
          <w:tcPr>
            <w:tcW w:w="0" w:type="auto"/>
            <w:vAlign w:val="center"/>
            <w:hideMark/>
          </w:tcPr>
          <w:p w14:paraId="53D96C96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572787DD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22940D2B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탐지 조치:</w:t>
            </w:r>
            <w:r w:rsidRPr="001C7739">
              <w:t xml:space="preserve"> 모니터링 트리거, 커버리지 점검(비전), 입력 이상 감지 플래그 등.</w:t>
            </w:r>
          </w:p>
        </w:tc>
      </w:tr>
      <w:tr w:rsidR="001607B8" w:rsidRPr="001C7739" w14:paraId="37FB1EE9" w14:textId="77777777" w:rsidTr="001607B8">
        <w:tc>
          <w:tcPr>
            <w:tcW w:w="0" w:type="auto"/>
            <w:vAlign w:val="center"/>
            <w:hideMark/>
          </w:tcPr>
          <w:p w14:paraId="70150E58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72D44665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549D776B" w14:textId="77777777" w:rsidR="001607B8" w:rsidRPr="001C7739" w:rsidRDefault="001607B8" w:rsidP="00501009">
            <w:r w:rsidRPr="001C7739">
              <w:t>- 교정 조치: 기권(abstain)/인간에게 인계, 일시적인 임계값(threshold) 변경, 롤백/동결(freeze) 등.</w:t>
            </w:r>
          </w:p>
        </w:tc>
      </w:tr>
      <w:tr w:rsidR="001607B8" w:rsidRPr="001C7739" w14:paraId="6919402F" w14:textId="77777777" w:rsidTr="001607B8">
        <w:tc>
          <w:tcPr>
            <w:tcW w:w="0" w:type="auto"/>
            <w:vAlign w:val="center"/>
            <w:hideMark/>
          </w:tcPr>
          <w:p w14:paraId="37DD9EB8" w14:textId="77777777" w:rsidR="001607B8" w:rsidRPr="001C7739" w:rsidRDefault="001607B8" w:rsidP="00501009">
            <w:r w:rsidRPr="001C7739">
              <w:t>Status</w:t>
            </w:r>
          </w:p>
        </w:tc>
        <w:tc>
          <w:tcPr>
            <w:tcW w:w="0" w:type="auto"/>
            <w:vAlign w:val="center"/>
            <w:hideMark/>
          </w:tcPr>
          <w:p w14:paraId="4C1EDD06" w14:textId="77777777" w:rsidR="001607B8" w:rsidRPr="001C7739" w:rsidRDefault="001607B8" w:rsidP="00501009">
            <w:r w:rsidRPr="001C7739">
              <w:t>상태</w:t>
            </w:r>
          </w:p>
        </w:tc>
        <w:tc>
          <w:tcPr>
            <w:tcW w:w="0" w:type="auto"/>
            <w:vAlign w:val="center"/>
            <w:hideMark/>
          </w:tcPr>
          <w:p w14:paraId="57120366" w14:textId="77777777" w:rsidR="001607B8" w:rsidRPr="001C7739" w:rsidRDefault="001607B8" w:rsidP="00501009">
            <w:r w:rsidRPr="001C7739">
              <w:t xml:space="preserve">해당 봉쇄 조치가 현재 </w:t>
            </w:r>
            <w:r w:rsidRPr="001C7739">
              <w:rPr>
                <w:b/>
                <w:bCs/>
              </w:rPr>
              <w:t>어디까지 진행되었는지</w:t>
            </w:r>
            <w:r w:rsidRPr="001C7739">
              <w:t xml:space="preserve"> 명시합니다.</w:t>
            </w:r>
          </w:p>
        </w:tc>
      </w:tr>
      <w:tr w:rsidR="001607B8" w:rsidRPr="001C7739" w14:paraId="681E60A6" w14:textId="77777777" w:rsidTr="001607B8">
        <w:tc>
          <w:tcPr>
            <w:tcW w:w="0" w:type="auto"/>
            <w:vAlign w:val="center"/>
            <w:hideMark/>
          </w:tcPr>
          <w:p w14:paraId="08C04D01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5456D17D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21AF961B" w14:textId="77777777" w:rsidR="001607B8" w:rsidRPr="001C7739" w:rsidRDefault="001607B8" w:rsidP="00501009">
            <w:r w:rsidRPr="001C7739">
              <w:t>- Planned (계획됨), In-progress (진행 중), 또는 Done (완료) 중 하나를 사용합니다.</w:t>
            </w:r>
          </w:p>
        </w:tc>
      </w:tr>
      <w:tr w:rsidR="001607B8" w:rsidRPr="001C7739" w14:paraId="29DCAC55" w14:textId="77777777" w:rsidTr="001607B8">
        <w:tc>
          <w:tcPr>
            <w:tcW w:w="0" w:type="auto"/>
            <w:vAlign w:val="center"/>
            <w:hideMark/>
          </w:tcPr>
          <w:p w14:paraId="706EAE26" w14:textId="77777777" w:rsidR="001607B8" w:rsidRPr="001C7739" w:rsidRDefault="001607B8" w:rsidP="00501009">
            <w:r w:rsidRPr="001C7739">
              <w:t>Evidence [A/B/O]</w:t>
            </w:r>
          </w:p>
        </w:tc>
        <w:tc>
          <w:tcPr>
            <w:tcW w:w="0" w:type="auto"/>
            <w:vAlign w:val="center"/>
            <w:hideMark/>
          </w:tcPr>
          <w:p w14:paraId="611BCC95" w14:textId="77777777" w:rsidR="001607B8" w:rsidRPr="001C7739" w:rsidRDefault="001607B8" w:rsidP="00501009">
            <w:r w:rsidRPr="001C7739">
              <w:t>증거 [A/B/O]</w:t>
            </w:r>
          </w:p>
        </w:tc>
        <w:tc>
          <w:tcPr>
            <w:tcW w:w="0" w:type="auto"/>
            <w:vAlign w:val="center"/>
            <w:hideMark/>
          </w:tcPr>
          <w:p w14:paraId="028455D0" w14:textId="77777777" w:rsidR="001607B8" w:rsidRPr="001C7739" w:rsidRDefault="001607B8" w:rsidP="00501009">
            <w:r w:rsidRPr="001C7739">
              <w:rPr>
                <w:b/>
                <w:bCs/>
              </w:rPr>
              <w:t>태그</w:t>
            </w:r>
            <w:r w:rsidRPr="001C7739">
              <w:t>와 함께</w:t>
            </w:r>
            <w:r w:rsidR="009A3307" w:rsidRPr="001C7739">
              <w:t xml:space="preserve"> </w:t>
            </w:r>
            <w:r w:rsidRPr="001C7739">
              <w:t>상대 경로(relative path)</w:t>
            </w:r>
            <w:r w:rsidR="009A3307" w:rsidRPr="001C7739">
              <w:t xml:space="preserve"> </w:t>
            </w:r>
            <w:r w:rsidRPr="001C7739">
              <w:t>를 사용하여 증거 자료를 연결합니다.</w:t>
            </w:r>
          </w:p>
        </w:tc>
      </w:tr>
      <w:tr w:rsidR="001607B8" w:rsidRPr="001C7739" w14:paraId="0444D741" w14:textId="77777777" w:rsidTr="001607B8">
        <w:tc>
          <w:tcPr>
            <w:tcW w:w="0" w:type="auto"/>
            <w:vAlign w:val="center"/>
            <w:hideMark/>
          </w:tcPr>
          <w:p w14:paraId="11CC1353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5D0E047C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7DCEDEC3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[O]:</w:t>
            </w:r>
            <w:r w:rsidRPr="001C7739">
              <w:t xml:space="preserve"> 공격 데이터셋, 스트레스 테스트 결과, 평가 로그, 플롯 등 관찰된 결과.</w:t>
            </w:r>
          </w:p>
        </w:tc>
      </w:tr>
      <w:tr w:rsidR="001607B8" w:rsidRPr="001C7739" w14:paraId="1320A582" w14:textId="77777777" w:rsidTr="001607B8">
        <w:tc>
          <w:tcPr>
            <w:tcW w:w="0" w:type="auto"/>
            <w:vAlign w:val="center"/>
            <w:hideMark/>
          </w:tcPr>
          <w:p w14:paraId="60028831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5C2FA6C0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2B1D039F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[B]:</w:t>
            </w:r>
            <w:r w:rsidRPr="001C7739">
              <w:t xml:space="preserve"> 공격 유형을 설명하는 정책 또는 방법론 문서 (예: 허용된 콘텐츠 규칙).</w:t>
            </w:r>
          </w:p>
        </w:tc>
      </w:tr>
      <w:tr w:rsidR="001607B8" w:rsidRPr="001C7739" w14:paraId="7EB1A45D" w14:textId="77777777" w:rsidTr="001607B8">
        <w:tc>
          <w:tcPr>
            <w:tcW w:w="0" w:type="auto"/>
            <w:vAlign w:val="center"/>
            <w:hideMark/>
          </w:tcPr>
          <w:p w14:paraId="667A2F49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7874F329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39A15E76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[A]:</w:t>
            </w:r>
            <w:r w:rsidRPr="001C7739">
              <w:t xml:space="preserve"> 아직 전체 테스트를 실행하지 않았다면 간단한 합리적 근거(rationale) DOCX 문서.</w:t>
            </w:r>
          </w:p>
        </w:tc>
      </w:tr>
      <w:tr w:rsidR="001607B8" w:rsidRPr="001C7739" w14:paraId="231D8A7E" w14:textId="77777777" w:rsidTr="001607B8">
        <w:tc>
          <w:tcPr>
            <w:tcW w:w="0" w:type="auto"/>
            <w:vAlign w:val="center"/>
            <w:hideMark/>
          </w:tcPr>
          <w:p w14:paraId="7FFB7945" w14:textId="77777777" w:rsidR="001607B8" w:rsidRPr="001C7739" w:rsidRDefault="001607B8" w:rsidP="00501009">
            <w:r w:rsidRPr="001C7739">
              <w:lastRenderedPageBreak/>
              <w:t>Trust Principle(s)</w:t>
            </w:r>
          </w:p>
        </w:tc>
        <w:tc>
          <w:tcPr>
            <w:tcW w:w="0" w:type="auto"/>
            <w:vAlign w:val="center"/>
            <w:hideMark/>
          </w:tcPr>
          <w:p w14:paraId="6D684513" w14:textId="77777777" w:rsidR="001607B8" w:rsidRPr="001C7739" w:rsidRDefault="001607B8" w:rsidP="00501009">
            <w:r w:rsidRPr="001C7739">
              <w:t>신뢰 원칙</w:t>
            </w:r>
          </w:p>
        </w:tc>
        <w:tc>
          <w:tcPr>
            <w:tcW w:w="0" w:type="auto"/>
            <w:vAlign w:val="center"/>
            <w:hideMark/>
          </w:tcPr>
          <w:p w14:paraId="542ED13A" w14:textId="77777777" w:rsidR="001607B8" w:rsidRPr="001C7739" w:rsidRDefault="001607B8" w:rsidP="00501009">
            <w:r w:rsidRPr="001C7739">
              <w:t xml:space="preserve">이 봉쇄 조치가 보호하려는 </w:t>
            </w:r>
            <w:r w:rsidRPr="001C7739">
              <w:rPr>
                <w:b/>
                <w:bCs/>
              </w:rPr>
              <w:t>핵심 신뢰 원칙</w:t>
            </w:r>
            <w:r w:rsidRPr="001C7739">
              <w:t xml:space="preserve"> (1~3개 선택)을 명시합니다.</w:t>
            </w:r>
          </w:p>
        </w:tc>
      </w:tr>
      <w:tr w:rsidR="001607B8" w:rsidRPr="001C7739" w14:paraId="5C12966E" w14:textId="77777777" w:rsidTr="001607B8">
        <w:tc>
          <w:tcPr>
            <w:tcW w:w="0" w:type="auto"/>
            <w:vAlign w:val="center"/>
            <w:hideMark/>
          </w:tcPr>
          <w:p w14:paraId="3F56D73E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018C4CB4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7E674D6F" w14:textId="77777777" w:rsidR="001607B8" w:rsidRPr="001C7739" w:rsidRDefault="001607B8" w:rsidP="00501009">
            <w:r w:rsidRPr="001C7739">
              <w:t>- Robustness (견고성), Fairness (공정성), Accountability (책임성) 중 선택.</w:t>
            </w:r>
          </w:p>
        </w:tc>
      </w:tr>
      <w:tr w:rsidR="001607B8" w:rsidRPr="001C7739" w14:paraId="60F3F340" w14:textId="77777777" w:rsidTr="001607B8">
        <w:tc>
          <w:tcPr>
            <w:tcW w:w="0" w:type="auto"/>
            <w:vAlign w:val="center"/>
            <w:hideMark/>
          </w:tcPr>
          <w:p w14:paraId="5021F01F" w14:textId="77777777" w:rsidR="001607B8" w:rsidRPr="001C7739" w:rsidRDefault="001607B8" w:rsidP="00501009">
            <w:r w:rsidRPr="001C7739">
              <w:t>Notes</w:t>
            </w:r>
          </w:p>
        </w:tc>
        <w:tc>
          <w:tcPr>
            <w:tcW w:w="0" w:type="auto"/>
            <w:vAlign w:val="center"/>
            <w:hideMark/>
          </w:tcPr>
          <w:p w14:paraId="4105C042" w14:textId="77777777" w:rsidR="001607B8" w:rsidRPr="001C7739" w:rsidRDefault="001607B8" w:rsidP="00501009">
            <w:r w:rsidRPr="001C7739">
              <w:t>참고 사항</w:t>
            </w:r>
          </w:p>
        </w:tc>
        <w:tc>
          <w:tcPr>
            <w:tcW w:w="0" w:type="auto"/>
            <w:vAlign w:val="center"/>
            <w:hideMark/>
          </w:tcPr>
          <w:p w14:paraId="14AD8C81" w14:textId="77777777" w:rsidR="001607B8" w:rsidRPr="001C7739" w:rsidRDefault="001607B8" w:rsidP="00501009">
            <w:r w:rsidRPr="001C7739">
              <w:t>1~2줄로 범위 제한, 부작용 또는 후속 조치 사항을 기록합니다. (예: "기권 로드 → 인간 검토 시간 5% 증가 예상").</w:t>
            </w:r>
          </w:p>
        </w:tc>
      </w:tr>
    </w:tbl>
    <w:p w14:paraId="09C7B58C" w14:textId="77777777" w:rsidR="001607B8" w:rsidRPr="001607B8" w:rsidRDefault="001607B8" w:rsidP="00501009"/>
    <w:p w14:paraId="4D8C606D" w14:textId="77777777" w:rsidR="008132B4" w:rsidRDefault="001607B8" w:rsidP="00501009">
      <w:pPr>
        <w:pStyle w:val="2"/>
      </w:pPr>
      <w:bookmarkStart w:id="17" w:name="_Toc211499946"/>
      <w:r w:rsidRPr="001607B8">
        <w:rPr>
          <w:rFonts w:hint="eastAsia"/>
        </w:rPr>
        <w:t>스트레스 테스트 리포트</w:t>
      </w:r>
      <w:bookmarkEnd w:id="17"/>
    </w:p>
    <w:p w14:paraId="1D5C01A7" w14:textId="77777777" w:rsidR="001607B8" w:rsidRPr="001C7739" w:rsidRDefault="001607B8" w:rsidP="00501009">
      <w:r w:rsidRPr="001C7739">
        <w:t xml:space="preserve">스트레스 테스트 보고서 열별 작성 </w:t>
      </w:r>
      <w:r w:rsidR="001509C6" w:rsidRPr="001C7739">
        <w:rPr>
          <w:rFonts w:hint="eastAsia"/>
        </w:rPr>
        <w:t>방법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072"/>
        <w:gridCol w:w="5580"/>
      </w:tblGrid>
      <w:tr w:rsidR="001607B8" w:rsidRPr="001C7739" w14:paraId="051B0D1D" w14:textId="77777777" w:rsidTr="001607B8">
        <w:tc>
          <w:tcPr>
            <w:tcW w:w="0" w:type="auto"/>
            <w:vAlign w:val="center"/>
            <w:hideMark/>
          </w:tcPr>
          <w:p w14:paraId="6DB82527" w14:textId="77777777" w:rsidR="001607B8" w:rsidRPr="001C7739" w:rsidRDefault="001607B8" w:rsidP="00501009">
            <w:r w:rsidRPr="001C7739">
              <w:t>열 이름</w:t>
            </w:r>
          </w:p>
        </w:tc>
        <w:tc>
          <w:tcPr>
            <w:tcW w:w="0" w:type="auto"/>
            <w:vAlign w:val="center"/>
            <w:hideMark/>
          </w:tcPr>
          <w:p w14:paraId="4C763FEE" w14:textId="77777777" w:rsidR="001607B8" w:rsidRPr="001C7739" w:rsidRDefault="001607B8" w:rsidP="00501009">
            <w:r w:rsidRPr="001C7739">
              <w:t>설명</w:t>
            </w:r>
          </w:p>
        </w:tc>
        <w:tc>
          <w:tcPr>
            <w:tcW w:w="0" w:type="auto"/>
            <w:vAlign w:val="center"/>
            <w:hideMark/>
          </w:tcPr>
          <w:p w14:paraId="6F7F638D" w14:textId="77777777" w:rsidR="001607B8" w:rsidRPr="001C7739" w:rsidRDefault="001607B8" w:rsidP="00501009">
            <w:r w:rsidRPr="001C7739">
              <w:t>작성 내용 및 작성 방법</w:t>
            </w:r>
          </w:p>
        </w:tc>
      </w:tr>
      <w:tr w:rsidR="001607B8" w:rsidRPr="001C7739" w14:paraId="458DD1B6" w14:textId="77777777" w:rsidTr="001607B8">
        <w:tc>
          <w:tcPr>
            <w:tcW w:w="0" w:type="auto"/>
            <w:vAlign w:val="center"/>
            <w:hideMark/>
          </w:tcPr>
          <w:p w14:paraId="79D2D2CB" w14:textId="77777777" w:rsidR="001607B8" w:rsidRPr="001C7739" w:rsidRDefault="001607B8" w:rsidP="00501009">
            <w:r w:rsidRPr="001C7739">
              <w:t>ST ID</w:t>
            </w:r>
          </w:p>
        </w:tc>
        <w:tc>
          <w:tcPr>
            <w:tcW w:w="0" w:type="auto"/>
            <w:vAlign w:val="center"/>
            <w:hideMark/>
          </w:tcPr>
          <w:p w14:paraId="27EDBDF8" w14:textId="77777777" w:rsidR="001607B8" w:rsidRPr="001C7739" w:rsidRDefault="001607B8" w:rsidP="00501009">
            <w:r w:rsidRPr="001C7739">
              <w:t>스트레스 테스트 ID</w:t>
            </w:r>
          </w:p>
        </w:tc>
        <w:tc>
          <w:tcPr>
            <w:tcW w:w="0" w:type="auto"/>
            <w:vAlign w:val="center"/>
            <w:hideMark/>
          </w:tcPr>
          <w:p w14:paraId="669D8F42" w14:textId="77777777" w:rsidR="001607B8" w:rsidRPr="001C7739" w:rsidRDefault="001607B8" w:rsidP="00501009">
            <w:r w:rsidRPr="001C7739">
              <w:t xml:space="preserve">행을 나중에 참조할 수 있도록 부여하는 </w:t>
            </w:r>
            <w:r w:rsidRPr="001C7739">
              <w:rPr>
                <w:b/>
                <w:bCs/>
              </w:rPr>
              <w:t>짧고 안정적인 식별자</w:t>
            </w:r>
            <w:r w:rsidRPr="001C7739">
              <w:t>입니다. (예: ST-TXT-LONG-01, ST-IMG-GLARE-02).</w:t>
            </w:r>
          </w:p>
        </w:tc>
      </w:tr>
      <w:tr w:rsidR="001607B8" w:rsidRPr="001C7739" w14:paraId="63971350" w14:textId="77777777" w:rsidTr="001607B8">
        <w:tc>
          <w:tcPr>
            <w:tcW w:w="0" w:type="auto"/>
            <w:vAlign w:val="center"/>
            <w:hideMark/>
          </w:tcPr>
          <w:p w14:paraId="6CB2FAD2" w14:textId="77777777" w:rsidR="001607B8" w:rsidRPr="001C7739" w:rsidRDefault="001607B8" w:rsidP="00501009">
            <w:r w:rsidRPr="001C7739">
              <w:t>Modality / Slice</w:t>
            </w:r>
          </w:p>
        </w:tc>
        <w:tc>
          <w:tcPr>
            <w:tcW w:w="0" w:type="auto"/>
            <w:vAlign w:val="center"/>
            <w:hideMark/>
          </w:tcPr>
          <w:p w14:paraId="294D43F9" w14:textId="77777777" w:rsidR="001607B8" w:rsidRPr="001C7739" w:rsidRDefault="001607B8" w:rsidP="00501009">
            <w:r w:rsidRPr="001C7739">
              <w:t>유형 / 슬라이스</w:t>
            </w:r>
          </w:p>
        </w:tc>
        <w:tc>
          <w:tcPr>
            <w:tcW w:w="0" w:type="auto"/>
            <w:vAlign w:val="center"/>
            <w:hideMark/>
          </w:tcPr>
          <w:p w14:paraId="143580B3" w14:textId="77777777" w:rsidR="001607B8" w:rsidRPr="001C7739" w:rsidRDefault="001607B8" w:rsidP="00501009">
            <w:r w:rsidRPr="001C7739">
              <w:t xml:space="preserve">데이터 유형(Text, Image, Tabular 등)과 </w:t>
            </w:r>
            <w:r w:rsidRPr="001C7739">
              <w:rPr>
                <w:rFonts w:cs="Courier New"/>
                <w:color w:val="C4C7C5"/>
              </w:rPr>
              <w:t>slice_registry.csv</w:t>
            </w:r>
            <w:r w:rsidRPr="001C7739">
              <w:t xml:space="preserve"> 파일에 명시된 </w:t>
            </w:r>
            <w:r w:rsidRPr="001C7739">
              <w:rPr>
                <w:b/>
                <w:bCs/>
              </w:rPr>
              <w:t>정확한 데이터 하위 집합(슬라이스)</w:t>
            </w:r>
            <w:r w:rsidRPr="001C7739">
              <w:t xml:space="preserve"> 이름을 작성합니다. (예: "Text / Night long-thread").</w:t>
            </w:r>
          </w:p>
        </w:tc>
      </w:tr>
      <w:tr w:rsidR="001607B8" w:rsidRPr="001C7739" w14:paraId="484E611D" w14:textId="77777777" w:rsidTr="001607B8">
        <w:tc>
          <w:tcPr>
            <w:tcW w:w="0" w:type="auto"/>
            <w:vAlign w:val="center"/>
            <w:hideMark/>
          </w:tcPr>
          <w:p w14:paraId="35CCDE6C" w14:textId="77777777" w:rsidR="001607B8" w:rsidRPr="001C7739" w:rsidRDefault="001607B8" w:rsidP="00501009">
            <w:r w:rsidRPr="001C7739">
              <w:t>Stressor (family → config)</w:t>
            </w:r>
          </w:p>
        </w:tc>
        <w:tc>
          <w:tcPr>
            <w:tcW w:w="0" w:type="auto"/>
            <w:vAlign w:val="center"/>
            <w:hideMark/>
          </w:tcPr>
          <w:p w14:paraId="0F7DA077" w14:textId="77777777" w:rsidR="001607B8" w:rsidRPr="001C7739" w:rsidRDefault="001607B8" w:rsidP="00501009">
            <w:r w:rsidRPr="001C7739">
              <w:t>스트레스 요인 (유형 → 설정)</w:t>
            </w:r>
          </w:p>
        </w:tc>
        <w:tc>
          <w:tcPr>
            <w:tcW w:w="0" w:type="auto"/>
            <w:vAlign w:val="center"/>
            <w:hideMark/>
          </w:tcPr>
          <w:p w14:paraId="6181B6CA" w14:textId="77777777" w:rsidR="001607B8" w:rsidRPr="001C7739" w:rsidRDefault="001607B8" w:rsidP="00501009">
            <w:r w:rsidRPr="001C7739">
              <w:t>스트레스 요인의</w:t>
            </w:r>
            <w:r w:rsidR="009A3307" w:rsidRPr="001C7739">
              <w:t xml:space="preserve"> </w:t>
            </w:r>
            <w:r w:rsidRPr="001C7739">
              <w:t>큰 유형(family)</w:t>
            </w:r>
            <w:r w:rsidR="009A3307" w:rsidRPr="001C7739">
              <w:t xml:space="preserve"> </w:t>
            </w:r>
            <w:r w:rsidRPr="001C7739">
              <w:t>을 먼저 기술하고,</w:t>
            </w:r>
            <w:r w:rsidR="009A3307" w:rsidRPr="001C7739">
              <w:t xml:space="preserve"> </w:t>
            </w:r>
            <w:r w:rsidRPr="001C7739">
              <w:t>어떻게 설정(config)</w:t>
            </w:r>
            <w:r w:rsidR="009A3307" w:rsidRPr="001C7739">
              <w:t xml:space="preserve"> </w:t>
            </w:r>
            <w:r w:rsidRPr="001C7739">
              <w:t>했는지 1~2단어로 간결하게 설명합니다. (예시: Corruption: glare level 3; low-light adjustment). 이는 행동 점검표(Behavioral checklist), 손상(Corruption), 인구 이동(Population shift) 등의 유형이 될 수 있습니다.</w:t>
            </w:r>
          </w:p>
        </w:tc>
      </w:tr>
      <w:tr w:rsidR="001607B8" w:rsidRPr="001C7739" w14:paraId="256949FD" w14:textId="77777777" w:rsidTr="001607B8">
        <w:tc>
          <w:tcPr>
            <w:tcW w:w="0" w:type="auto"/>
            <w:vAlign w:val="center"/>
            <w:hideMark/>
          </w:tcPr>
          <w:p w14:paraId="01F06770" w14:textId="77777777" w:rsidR="001607B8" w:rsidRPr="001C7739" w:rsidRDefault="001607B8" w:rsidP="00501009">
            <w:r w:rsidRPr="001C7739">
              <w:t>Scenario Realism (why this matters)</w:t>
            </w:r>
          </w:p>
        </w:tc>
        <w:tc>
          <w:tcPr>
            <w:tcW w:w="0" w:type="auto"/>
            <w:vAlign w:val="center"/>
            <w:hideMark/>
          </w:tcPr>
          <w:p w14:paraId="7EBCD540" w14:textId="77777777" w:rsidR="001607B8" w:rsidRPr="001C7739" w:rsidRDefault="001607B8" w:rsidP="00501009">
            <w:r w:rsidRPr="001C7739">
              <w:t>시나리오 현실성 (왜 중요한가)</w:t>
            </w:r>
          </w:p>
        </w:tc>
        <w:tc>
          <w:tcPr>
            <w:tcW w:w="0" w:type="auto"/>
            <w:vAlign w:val="center"/>
            <w:hideMark/>
          </w:tcPr>
          <w:p w14:paraId="2D4E06D8" w14:textId="77777777" w:rsidR="001607B8" w:rsidRPr="001C7739" w:rsidRDefault="001607B8" w:rsidP="00501009">
            <w:r w:rsidRPr="001C7739">
              <w:t xml:space="preserve">이 스트레스 요인이 </w:t>
            </w:r>
            <w:r w:rsidRPr="001C7739">
              <w:rPr>
                <w:b/>
                <w:bCs/>
              </w:rPr>
              <w:t>실제 사용 환경</w:t>
            </w:r>
            <w:r w:rsidRPr="001C7739">
              <w:t xml:space="preserve"> 및 비즈니스에 어떻게 연결되는지 설명하는 </w:t>
            </w:r>
            <w:r w:rsidRPr="001C7739">
              <w:rPr>
                <w:b/>
                <w:bCs/>
              </w:rPr>
              <w:t>짧은 문장</w:t>
            </w:r>
            <w:r w:rsidRPr="001C7739">
              <w:t>을 작성합니다. (예: "야간 중재 스레드는 더 길고 부정문이 흔함.").</w:t>
            </w:r>
          </w:p>
        </w:tc>
      </w:tr>
      <w:tr w:rsidR="001607B8" w:rsidRPr="001C7739" w14:paraId="236C9CB7" w14:textId="77777777" w:rsidTr="001607B8">
        <w:tc>
          <w:tcPr>
            <w:tcW w:w="0" w:type="auto"/>
            <w:vAlign w:val="center"/>
            <w:hideMark/>
          </w:tcPr>
          <w:p w14:paraId="53482741" w14:textId="77777777" w:rsidR="001607B8" w:rsidRPr="001C7739" w:rsidRDefault="001607B8" w:rsidP="00501009">
            <w:r w:rsidRPr="001C7739">
              <w:t>Metric Impact at Operating Point</w:t>
            </w:r>
          </w:p>
        </w:tc>
        <w:tc>
          <w:tcPr>
            <w:tcW w:w="0" w:type="auto"/>
            <w:vAlign w:val="center"/>
            <w:hideMark/>
          </w:tcPr>
          <w:p w14:paraId="1216D93C" w14:textId="77777777" w:rsidR="001607B8" w:rsidRPr="001C7739" w:rsidRDefault="001607B8" w:rsidP="00501009">
            <w:r w:rsidRPr="001C7739">
              <w:t>운영 시점에서의 지표 영향</w:t>
            </w:r>
          </w:p>
        </w:tc>
        <w:tc>
          <w:tcPr>
            <w:tcW w:w="0" w:type="auto"/>
            <w:vAlign w:val="center"/>
            <w:hideMark/>
          </w:tcPr>
          <w:p w14:paraId="11988680" w14:textId="77777777" w:rsidR="001607B8" w:rsidRPr="001C7739" w:rsidRDefault="001607B8" w:rsidP="00501009">
            <w:r w:rsidRPr="001C7739">
              <w:t>모델이 작동하는</w:t>
            </w:r>
            <w:r w:rsidR="009A3307" w:rsidRPr="001C7739">
              <w:t xml:space="preserve"> </w:t>
            </w:r>
            <w:r w:rsidRPr="001C7739">
              <w:t>선택된 임계값(Operating Point)</w:t>
            </w:r>
            <w:r w:rsidR="009A3307" w:rsidRPr="001C7739">
              <w:t xml:space="preserve"> </w:t>
            </w:r>
            <w:r w:rsidRPr="001C7739">
              <w:t xml:space="preserve">에서 </w:t>
            </w:r>
            <w:r w:rsidRPr="001C7739">
              <w:rPr>
                <w:b/>
                <w:bCs/>
              </w:rPr>
              <w:t>핵심 지표</w:t>
            </w:r>
            <w:r w:rsidRPr="001C7739">
              <w:t xml:space="preserve">가 얼마나 </w:t>
            </w:r>
            <w:r w:rsidRPr="001C7739">
              <w:rPr>
                <w:b/>
                <w:bCs/>
              </w:rPr>
              <w:t>변화했는지</w:t>
            </w:r>
            <w:r w:rsidRPr="001C7739">
              <w:t>를 명확한 단어로 설명합니다. (예: "재현율이 약 5점 하락함", "Grad-CAM의 커버리지가 약간 떨어짐").</w:t>
            </w:r>
          </w:p>
        </w:tc>
      </w:tr>
      <w:tr w:rsidR="001607B8" w:rsidRPr="001C7739" w14:paraId="0CF27488" w14:textId="77777777" w:rsidTr="001607B8">
        <w:tc>
          <w:tcPr>
            <w:tcW w:w="0" w:type="auto"/>
            <w:vAlign w:val="center"/>
            <w:hideMark/>
          </w:tcPr>
          <w:p w14:paraId="18C4E582" w14:textId="77777777" w:rsidR="001607B8" w:rsidRPr="001C7739" w:rsidRDefault="001607B8" w:rsidP="00501009">
            <w:r w:rsidRPr="001C7739">
              <w:t>Breach Rule (window, k)</w:t>
            </w:r>
          </w:p>
        </w:tc>
        <w:tc>
          <w:tcPr>
            <w:tcW w:w="0" w:type="auto"/>
            <w:vAlign w:val="center"/>
            <w:hideMark/>
          </w:tcPr>
          <w:p w14:paraId="54A57B93" w14:textId="77777777" w:rsidR="001607B8" w:rsidRPr="001C7739" w:rsidRDefault="001607B8" w:rsidP="00501009">
            <w:r w:rsidRPr="001C7739">
              <w:t>위반 규칙 (기간, k)</w:t>
            </w:r>
          </w:p>
        </w:tc>
        <w:tc>
          <w:tcPr>
            <w:tcW w:w="0" w:type="auto"/>
            <w:vAlign w:val="center"/>
            <w:hideMark/>
          </w:tcPr>
          <w:p w14:paraId="6B829DF3" w14:textId="77777777" w:rsidR="001607B8" w:rsidRPr="001C7739" w:rsidRDefault="001607B8" w:rsidP="00501009">
            <w:r w:rsidRPr="001C7739">
              <w:t xml:space="preserve">문제가 발생했다고 공식적으로 판단하는 </w:t>
            </w:r>
            <w:r w:rsidRPr="001C7739">
              <w:rPr>
                <w:b/>
                <w:bCs/>
              </w:rPr>
              <w:t>규칙</w:t>
            </w:r>
            <w:r w:rsidRPr="001C7739">
              <w:t>을 명시합니다. 이 규칙에는</w:t>
            </w:r>
            <w:r w:rsidR="009A3307" w:rsidRPr="001C7739">
              <w:t xml:space="preserve"> </w:t>
            </w:r>
            <w:r w:rsidRPr="001C7739">
              <w:t>측정 기간(window)</w:t>
            </w:r>
            <w:r w:rsidR="009A3307" w:rsidRPr="001C7739">
              <w:t xml:space="preserve"> </w:t>
            </w:r>
            <w:r w:rsidRPr="001C7739">
              <w:t>과, 지표가 잠시 흔들리는 것을 방지하기 위해 몇 번(</w:t>
            </w:r>
            <w:r w:rsidRPr="001C7739">
              <w:rPr>
                <w:b/>
                <w:bCs/>
              </w:rPr>
              <w:t>k</w:t>
            </w:r>
            <w:r w:rsidRPr="001C7739">
              <w:t xml:space="preserve">) </w:t>
            </w:r>
            <w:r w:rsidRPr="001C7739">
              <w:rPr>
                <w:b/>
                <w:bCs/>
              </w:rPr>
              <w:t>연속</w:t>
            </w:r>
            <w:r w:rsidRPr="001C7739">
              <w:t>으로 위반해야 하는지가 포함되어야 합니다. (예: "7일 동안 5점 이상 재현율 하락 시, 2회 연속 플래그").</w:t>
            </w:r>
          </w:p>
        </w:tc>
      </w:tr>
      <w:tr w:rsidR="001607B8" w:rsidRPr="001C7739" w14:paraId="53B32A7C" w14:textId="77777777" w:rsidTr="001607B8">
        <w:tc>
          <w:tcPr>
            <w:tcW w:w="0" w:type="auto"/>
            <w:vAlign w:val="center"/>
            <w:hideMark/>
          </w:tcPr>
          <w:p w14:paraId="4C6D459F" w14:textId="77777777" w:rsidR="001607B8" w:rsidRPr="001C7739" w:rsidRDefault="001607B8" w:rsidP="00501009">
            <w:r w:rsidRPr="001C7739">
              <w:t>Containment (auto → human)</w:t>
            </w:r>
          </w:p>
        </w:tc>
        <w:tc>
          <w:tcPr>
            <w:tcW w:w="0" w:type="auto"/>
            <w:vAlign w:val="center"/>
            <w:hideMark/>
          </w:tcPr>
          <w:p w14:paraId="1714B1CA" w14:textId="77777777" w:rsidR="001607B8" w:rsidRPr="001C7739" w:rsidRDefault="001607B8" w:rsidP="00501009">
            <w:r w:rsidRPr="001C7739">
              <w:t xml:space="preserve">봉쇄 조치 (자동 → </w:t>
            </w:r>
            <w:r w:rsidRPr="001C7739">
              <w:lastRenderedPageBreak/>
              <w:t>인간)</w:t>
            </w:r>
          </w:p>
        </w:tc>
        <w:tc>
          <w:tcPr>
            <w:tcW w:w="0" w:type="auto"/>
            <w:vAlign w:val="center"/>
            <w:hideMark/>
          </w:tcPr>
          <w:p w14:paraId="0FF561BC" w14:textId="77777777" w:rsidR="001607B8" w:rsidRPr="001C7739" w:rsidRDefault="001607B8" w:rsidP="00501009">
            <w:r w:rsidRPr="001C7739">
              <w:lastRenderedPageBreak/>
              <w:t xml:space="preserve">위반 규칙이 발동되었을 때 </w:t>
            </w:r>
            <w:r w:rsidRPr="001C7739">
              <w:rPr>
                <w:b/>
                <w:bCs/>
              </w:rPr>
              <w:t>즉시</w:t>
            </w:r>
            <w:r w:rsidRPr="001C7739">
              <w:t xml:space="preserve"> 취해지는 조치를 명시합니다. 이는 </w:t>
            </w:r>
            <w:r w:rsidRPr="001C7739">
              <w:rPr>
                <w:b/>
                <w:bCs/>
              </w:rPr>
              <w:t>실행 가능한 언어</w:t>
            </w:r>
            <w:r w:rsidRPr="001C7739">
              <w:t>로 작성되어야 합니다. (예: "임계</w:t>
            </w:r>
            <w:r w:rsidRPr="001C7739">
              <w:lastRenderedPageBreak/>
              <w:t>값 근처에서 기권하고 편집자에게 라우팅", "해당 경로를 섀도우 모드로 전환").</w:t>
            </w:r>
          </w:p>
        </w:tc>
      </w:tr>
      <w:tr w:rsidR="001607B8" w:rsidRPr="001C7739" w14:paraId="4EDC6AF2" w14:textId="77777777" w:rsidTr="001607B8">
        <w:tc>
          <w:tcPr>
            <w:tcW w:w="0" w:type="auto"/>
            <w:vAlign w:val="center"/>
            <w:hideMark/>
          </w:tcPr>
          <w:p w14:paraId="1B71B1F0" w14:textId="77777777" w:rsidR="001607B8" w:rsidRPr="001C7739" w:rsidRDefault="001607B8" w:rsidP="00501009">
            <w:r w:rsidRPr="001C7739">
              <w:lastRenderedPageBreak/>
              <w:t>Recovery Plan (data/model/ops)</w:t>
            </w:r>
          </w:p>
        </w:tc>
        <w:tc>
          <w:tcPr>
            <w:tcW w:w="0" w:type="auto"/>
            <w:vAlign w:val="center"/>
            <w:hideMark/>
          </w:tcPr>
          <w:p w14:paraId="73C40453" w14:textId="77777777" w:rsidR="001607B8" w:rsidRPr="001C7739" w:rsidRDefault="001607B8" w:rsidP="00501009">
            <w:r w:rsidRPr="001C7739">
              <w:t>복구 계획 (데이터/모델/운영)</w:t>
            </w:r>
          </w:p>
        </w:tc>
        <w:tc>
          <w:tcPr>
            <w:tcW w:w="0" w:type="auto"/>
            <w:vAlign w:val="center"/>
            <w:hideMark/>
          </w:tcPr>
          <w:p w14:paraId="41E6D093" w14:textId="77777777" w:rsidR="001607B8" w:rsidRPr="001C7739" w:rsidRDefault="001607B8" w:rsidP="00501009">
            <w:r w:rsidRPr="001C7739">
              <w:t xml:space="preserve">이 약점을 해결하기 위해 </w:t>
            </w:r>
            <w:r w:rsidRPr="001C7739">
              <w:rPr>
                <w:b/>
                <w:bCs/>
              </w:rPr>
              <w:t>다음 단계로 무엇을 변경</w:t>
            </w:r>
            <w:r w:rsidRPr="001C7739">
              <w:t>할 것인지 명시합니다. 이는 데이터(data) 추가, 모델(model) 재보정, 운영(ops) 절차 강화 중 하나일 수 있습니다. (예: "긴 컨텍스트 훈련 데이터 추가", "스키마 점검 강화").</w:t>
            </w:r>
          </w:p>
        </w:tc>
      </w:tr>
      <w:tr w:rsidR="001607B8" w:rsidRPr="001C7739" w14:paraId="1DD8E931" w14:textId="77777777" w:rsidTr="001607B8">
        <w:tc>
          <w:tcPr>
            <w:tcW w:w="0" w:type="auto"/>
            <w:vAlign w:val="center"/>
            <w:hideMark/>
          </w:tcPr>
          <w:p w14:paraId="78FFB40E" w14:textId="77777777" w:rsidR="001607B8" w:rsidRPr="001C7739" w:rsidRDefault="001607B8" w:rsidP="00501009">
            <w:r w:rsidRPr="001C7739">
              <w:t>Evidence [A/B/O]</w:t>
            </w:r>
          </w:p>
        </w:tc>
        <w:tc>
          <w:tcPr>
            <w:tcW w:w="0" w:type="auto"/>
            <w:vAlign w:val="center"/>
            <w:hideMark/>
          </w:tcPr>
          <w:p w14:paraId="04AB7DBE" w14:textId="77777777" w:rsidR="001607B8" w:rsidRPr="001C7739" w:rsidRDefault="001607B8" w:rsidP="00501009">
            <w:r w:rsidRPr="001C7739">
              <w:t>증거 [A/B/O]</w:t>
            </w:r>
          </w:p>
        </w:tc>
        <w:tc>
          <w:tcPr>
            <w:tcW w:w="0" w:type="auto"/>
            <w:vAlign w:val="center"/>
            <w:hideMark/>
          </w:tcPr>
          <w:p w14:paraId="420390DB" w14:textId="77777777" w:rsidR="001607B8" w:rsidRPr="001C7739" w:rsidRDefault="001607B8" w:rsidP="00501009">
            <w:r w:rsidRPr="001C7739">
              <w:t>작고 검토 가능한 파일에 대한</w:t>
            </w:r>
            <w:r w:rsidR="009A3307" w:rsidRPr="001C7739">
              <w:t xml:space="preserve"> </w:t>
            </w:r>
            <w:r w:rsidRPr="001C7739">
              <w:t>상대 경로(relative paths)</w:t>
            </w:r>
            <w:r w:rsidR="009A3307" w:rsidRPr="001C7739">
              <w:t xml:space="preserve"> </w:t>
            </w:r>
            <w:r w:rsidRPr="001C7739">
              <w:t>와 태그를 연결합니다.</w:t>
            </w:r>
            <w:r w:rsidR="009A3307" w:rsidRPr="001C7739">
              <w:t xml:space="preserve"> </w:t>
            </w:r>
            <w:r w:rsidRPr="001C7739">
              <w:t>[O]</w:t>
            </w:r>
            <w:r w:rsidR="009A3307" w:rsidRPr="001C7739">
              <w:t xml:space="preserve"> </w:t>
            </w:r>
            <w:r w:rsidRPr="001C7739">
              <w:t>는 관찰된 결과(테이블, 플롯, 로그),</w:t>
            </w:r>
            <w:r w:rsidR="009A3307" w:rsidRPr="001C7739">
              <w:t xml:space="preserve"> </w:t>
            </w:r>
            <w:r w:rsidRPr="001C7739">
              <w:t>[B]</w:t>
            </w:r>
            <w:r w:rsidR="009A3307" w:rsidRPr="001C7739">
              <w:t xml:space="preserve"> </w:t>
            </w:r>
            <w:r w:rsidRPr="001C7739">
              <w:t>는 방법론/정책 참조,</w:t>
            </w:r>
            <w:r w:rsidR="009A3307" w:rsidRPr="001C7739">
              <w:t xml:space="preserve"> </w:t>
            </w:r>
            <w:r w:rsidRPr="001C7739">
              <w:t>[A]</w:t>
            </w:r>
            <w:r w:rsidR="009A3307" w:rsidRPr="001C7739">
              <w:t xml:space="preserve"> </w:t>
            </w:r>
            <w:r w:rsidRPr="001C7739">
              <w:t>는 설정 및 선택 이유에 대한 짧은 메모를 의미합니다.</w:t>
            </w:r>
          </w:p>
        </w:tc>
      </w:tr>
      <w:tr w:rsidR="001607B8" w:rsidRPr="001C7739" w14:paraId="30B3284E" w14:textId="77777777" w:rsidTr="001607B8">
        <w:tc>
          <w:tcPr>
            <w:tcW w:w="0" w:type="auto"/>
            <w:vAlign w:val="center"/>
            <w:hideMark/>
          </w:tcPr>
          <w:p w14:paraId="2576C928" w14:textId="77777777" w:rsidR="001607B8" w:rsidRPr="001C7739" w:rsidRDefault="001607B8" w:rsidP="00501009">
            <w:r w:rsidRPr="001C7739">
              <w:t>Notes</w:t>
            </w:r>
          </w:p>
        </w:tc>
        <w:tc>
          <w:tcPr>
            <w:tcW w:w="0" w:type="auto"/>
            <w:vAlign w:val="center"/>
            <w:hideMark/>
          </w:tcPr>
          <w:p w14:paraId="590FBA87" w14:textId="77777777" w:rsidR="001607B8" w:rsidRPr="001C7739" w:rsidRDefault="001607B8" w:rsidP="00501009">
            <w:r w:rsidRPr="001C7739">
              <w:t>참고 사항</w:t>
            </w:r>
          </w:p>
        </w:tc>
        <w:tc>
          <w:tcPr>
            <w:tcW w:w="0" w:type="auto"/>
            <w:vAlign w:val="center"/>
            <w:hideMark/>
          </w:tcPr>
          <w:p w14:paraId="4B73B352" w14:textId="77777777" w:rsidR="001607B8" w:rsidRPr="001C7739" w:rsidRDefault="001607B8" w:rsidP="00501009">
            <w:r w:rsidRPr="001C7739">
              <w:t xml:space="preserve">작은 표본 크기, 라벨 노이즈, 예정된 펌웨어 변경 등 </w:t>
            </w:r>
            <w:r w:rsidRPr="001C7739">
              <w:rPr>
                <w:b/>
                <w:bCs/>
              </w:rPr>
              <w:t>주의 사항</w:t>
            </w:r>
            <w:r w:rsidRPr="001C7739">
              <w:t>이나 후속 조치 사항을 기록합니다.</w:t>
            </w:r>
          </w:p>
        </w:tc>
      </w:tr>
    </w:tbl>
    <w:p w14:paraId="641E182B" w14:textId="77777777" w:rsidR="001607B8" w:rsidRPr="001607B8" w:rsidRDefault="001607B8" w:rsidP="00501009"/>
    <w:p w14:paraId="71920FAC" w14:textId="77777777" w:rsidR="001607B8" w:rsidRPr="001607B8" w:rsidRDefault="001607B8" w:rsidP="00501009"/>
    <w:p w14:paraId="0B702276" w14:textId="77777777" w:rsidR="008132B4" w:rsidRDefault="001607B8" w:rsidP="00501009">
      <w:pPr>
        <w:pStyle w:val="2"/>
      </w:pPr>
      <w:bookmarkStart w:id="18" w:name="_Toc211499947"/>
      <w:r w:rsidRPr="001607B8">
        <w:rPr>
          <w:rFonts w:hint="eastAsia"/>
        </w:rPr>
        <w:t>유효성 검증 및 복원력 증거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322"/>
        <w:gridCol w:w="4637"/>
      </w:tblGrid>
      <w:tr w:rsidR="001607B8" w:rsidRPr="001607B8" w14:paraId="28B0BB34" w14:textId="77777777" w:rsidTr="001509C6">
        <w:tc>
          <w:tcPr>
            <w:tcW w:w="0" w:type="auto"/>
            <w:vAlign w:val="center"/>
            <w:hideMark/>
          </w:tcPr>
          <w:p w14:paraId="67E6CEC6" w14:textId="77777777" w:rsidR="001607B8" w:rsidRPr="001C7739" w:rsidRDefault="001607B8" w:rsidP="00501009">
            <w:r w:rsidRPr="001C7739">
              <w:t>열 이름</w:t>
            </w:r>
          </w:p>
        </w:tc>
        <w:tc>
          <w:tcPr>
            <w:tcW w:w="0" w:type="auto"/>
            <w:vAlign w:val="center"/>
            <w:hideMark/>
          </w:tcPr>
          <w:p w14:paraId="1C976DD4" w14:textId="77777777" w:rsidR="001607B8" w:rsidRPr="001C7739" w:rsidRDefault="001607B8" w:rsidP="00501009">
            <w:r w:rsidRPr="001C7739">
              <w:t>설명</w:t>
            </w:r>
          </w:p>
        </w:tc>
        <w:tc>
          <w:tcPr>
            <w:tcW w:w="0" w:type="auto"/>
            <w:vAlign w:val="center"/>
            <w:hideMark/>
          </w:tcPr>
          <w:p w14:paraId="785D2711" w14:textId="77777777" w:rsidR="001607B8" w:rsidRPr="001C7739" w:rsidRDefault="001607B8" w:rsidP="00501009">
            <w:r w:rsidRPr="001C7739">
              <w:t>작성 내용 및 작성 방법</w:t>
            </w:r>
          </w:p>
        </w:tc>
      </w:tr>
      <w:tr w:rsidR="001607B8" w:rsidRPr="001607B8" w14:paraId="7FA5942F" w14:textId="77777777" w:rsidTr="001509C6">
        <w:tc>
          <w:tcPr>
            <w:tcW w:w="0" w:type="auto"/>
            <w:vAlign w:val="center"/>
            <w:hideMark/>
          </w:tcPr>
          <w:p w14:paraId="1F0A6F77" w14:textId="77777777" w:rsidR="001607B8" w:rsidRPr="001C7739" w:rsidRDefault="001607B8" w:rsidP="00501009">
            <w:r w:rsidRPr="001C7739">
              <w:t>Gate ID</w:t>
            </w:r>
          </w:p>
        </w:tc>
        <w:tc>
          <w:tcPr>
            <w:tcW w:w="0" w:type="auto"/>
            <w:vAlign w:val="center"/>
            <w:hideMark/>
          </w:tcPr>
          <w:p w14:paraId="6E62FD32" w14:textId="77777777" w:rsidR="001607B8" w:rsidRPr="001C7739" w:rsidRDefault="001607B8" w:rsidP="00501009">
            <w:r w:rsidRPr="001C7739">
              <w:t>게이트 ID</w:t>
            </w:r>
          </w:p>
        </w:tc>
        <w:tc>
          <w:tcPr>
            <w:tcW w:w="0" w:type="auto"/>
            <w:vAlign w:val="center"/>
            <w:hideMark/>
          </w:tcPr>
          <w:p w14:paraId="6698669D" w14:textId="77777777" w:rsidR="001607B8" w:rsidRPr="001C7739" w:rsidRDefault="001607B8" w:rsidP="00501009">
            <w:r w:rsidRPr="001C7739">
              <w:rPr>
                <w:b/>
                <w:bCs/>
              </w:rPr>
              <w:t>짧고 변하지 않는 식별 키</w:t>
            </w:r>
            <w:r w:rsidRPr="001C7739">
              <w:t>를 사용합니다. 이는 나중에 이 결정 레코드를 쉽게 참조할 수 있게 합니다. (예: G-OVERALL, G-IMG-DUSK).</w:t>
            </w:r>
          </w:p>
        </w:tc>
      </w:tr>
      <w:tr w:rsidR="001607B8" w:rsidRPr="001607B8" w14:paraId="16E2E956" w14:textId="77777777" w:rsidTr="001509C6">
        <w:tc>
          <w:tcPr>
            <w:tcW w:w="0" w:type="auto"/>
            <w:vAlign w:val="center"/>
            <w:hideMark/>
          </w:tcPr>
          <w:p w14:paraId="0E32D8A5" w14:textId="77777777" w:rsidR="001607B8" w:rsidRPr="001C7739" w:rsidRDefault="001607B8" w:rsidP="00501009">
            <w:r w:rsidRPr="001C7739">
              <w:t>Scope (Model/Slice)</w:t>
            </w:r>
          </w:p>
        </w:tc>
        <w:tc>
          <w:tcPr>
            <w:tcW w:w="0" w:type="auto"/>
            <w:vAlign w:val="center"/>
            <w:hideMark/>
          </w:tcPr>
          <w:p w14:paraId="4FADF84C" w14:textId="77777777" w:rsidR="001607B8" w:rsidRPr="001C7739" w:rsidRDefault="001607B8" w:rsidP="00501009">
            <w:r w:rsidRPr="001C7739">
              <w:t>범위 (모델/슬라이스)</w:t>
            </w:r>
          </w:p>
        </w:tc>
        <w:tc>
          <w:tcPr>
            <w:tcW w:w="0" w:type="auto"/>
            <w:vAlign w:val="center"/>
            <w:hideMark/>
          </w:tcPr>
          <w:p w14:paraId="601B6AF4" w14:textId="77777777" w:rsidR="001607B8" w:rsidRPr="001C7739" w:rsidRDefault="001607B8" w:rsidP="00501009">
            <w:r w:rsidRPr="001C7739">
              <w:t xml:space="preserve">이 최종 결정이 적용되는 </w:t>
            </w:r>
            <w:r w:rsidRPr="001C7739">
              <w:rPr>
                <w:b/>
                <w:bCs/>
              </w:rPr>
              <w:t>모델 버전</w:t>
            </w:r>
            <w:r w:rsidRPr="001C7739">
              <w:t xml:space="preserve">과 </w:t>
            </w:r>
            <w:r w:rsidRPr="001C7739">
              <w:rPr>
                <w:rFonts w:cs="Courier New"/>
                <w:color w:val="C4C7C5"/>
              </w:rPr>
              <w:t>slice_registry.csv</w:t>
            </w:r>
            <w:r w:rsidRPr="001C7739">
              <w:t xml:space="preserve">에 등록된 </w:t>
            </w:r>
            <w:r w:rsidRPr="001C7739">
              <w:rPr>
                <w:b/>
                <w:bCs/>
              </w:rPr>
              <w:t>정확한 슬라이스 ID</w:t>
            </w:r>
            <w:r w:rsidRPr="001C7739">
              <w:t xml:space="preserve">를 명시합니다. (예: </w:t>
            </w:r>
            <w:r w:rsidRPr="001C7739">
              <w:rPr>
                <w:rFonts w:cs="Courier New"/>
                <w:color w:val="C4C7C5"/>
              </w:rPr>
              <w:t>clf_v5.1 / SLICE_DUSK_PEDESTRIAN</w:t>
            </w:r>
            <w:r w:rsidRPr="001C7739">
              <w:t>).</w:t>
            </w:r>
          </w:p>
        </w:tc>
      </w:tr>
      <w:tr w:rsidR="001607B8" w:rsidRPr="001607B8" w14:paraId="5B39869E" w14:textId="77777777" w:rsidTr="001509C6">
        <w:tc>
          <w:tcPr>
            <w:tcW w:w="0" w:type="auto"/>
            <w:vAlign w:val="center"/>
            <w:hideMark/>
          </w:tcPr>
          <w:p w14:paraId="1A1E41CA" w14:textId="77777777" w:rsidR="001607B8" w:rsidRPr="001C7739" w:rsidRDefault="001607B8" w:rsidP="00501009">
            <w:r w:rsidRPr="001C7739">
              <w:t>Evidence Bundle (links)</w:t>
            </w:r>
          </w:p>
        </w:tc>
        <w:tc>
          <w:tcPr>
            <w:tcW w:w="0" w:type="auto"/>
            <w:vAlign w:val="center"/>
            <w:hideMark/>
          </w:tcPr>
          <w:p w14:paraId="15CEA90B" w14:textId="77777777" w:rsidR="001607B8" w:rsidRPr="001C7739" w:rsidRDefault="001607B8" w:rsidP="00501009">
            <w:r w:rsidRPr="001C7739">
              <w:t>증거 묶음 (링크)</w:t>
            </w:r>
          </w:p>
        </w:tc>
        <w:tc>
          <w:tcPr>
            <w:tcW w:w="0" w:type="auto"/>
            <w:vAlign w:val="center"/>
            <w:hideMark/>
          </w:tcPr>
          <w:p w14:paraId="3437C97D" w14:textId="77777777" w:rsidR="001607B8" w:rsidRPr="001C7739" w:rsidRDefault="001607B8" w:rsidP="00501009">
            <w:r w:rsidRPr="001C7739">
              <w:t xml:space="preserve">이 최종 결정을 뒷받침하는 </w:t>
            </w:r>
            <w:r w:rsidRPr="001C7739">
              <w:rPr>
                <w:b/>
                <w:bCs/>
              </w:rPr>
              <w:t>핵심 파일</w:t>
            </w:r>
            <w:r w:rsidRPr="001C7739">
              <w:t xml:space="preserve">들(§4.3, §4.4, §4.5, §4.6의 보고서 등)에 대한 </w:t>
            </w:r>
            <w:r w:rsidRPr="001C7739">
              <w:rPr>
                <w:b/>
                <w:bCs/>
              </w:rPr>
              <w:t>상대 경로</w:t>
            </w:r>
            <w:r w:rsidRPr="001C7739">
              <w:t>와 태그([O])를 연결합니다. 이 증거들은 작고, 열람 가능하며, 관련성이 높아야 합니다.</w:t>
            </w:r>
          </w:p>
        </w:tc>
      </w:tr>
      <w:tr w:rsidR="001607B8" w:rsidRPr="001607B8" w14:paraId="66CE926B" w14:textId="77777777" w:rsidTr="001509C6">
        <w:tc>
          <w:tcPr>
            <w:tcW w:w="0" w:type="auto"/>
            <w:vAlign w:val="center"/>
            <w:hideMark/>
          </w:tcPr>
          <w:p w14:paraId="48EE3CCE" w14:textId="77777777" w:rsidR="001607B8" w:rsidRPr="001C7739" w:rsidRDefault="001607B8" w:rsidP="00501009">
            <w:r w:rsidRPr="001C7739">
              <w:t>Guardrails Applied (rule ref)</w:t>
            </w:r>
          </w:p>
        </w:tc>
        <w:tc>
          <w:tcPr>
            <w:tcW w:w="0" w:type="auto"/>
            <w:vAlign w:val="center"/>
            <w:hideMark/>
          </w:tcPr>
          <w:p w14:paraId="769F89C4" w14:textId="77777777" w:rsidR="001607B8" w:rsidRPr="001C7739" w:rsidRDefault="001607B8" w:rsidP="00501009">
            <w:r w:rsidRPr="001C7739">
              <w:t>적용된 보호 장치 (규칙 참조)</w:t>
            </w:r>
          </w:p>
        </w:tc>
        <w:tc>
          <w:tcPr>
            <w:tcW w:w="0" w:type="auto"/>
            <w:vAlign w:val="center"/>
            <w:hideMark/>
          </w:tcPr>
          <w:p w14:paraId="617529B9" w14:textId="77777777" w:rsidR="001607B8" w:rsidRPr="001C7739" w:rsidRDefault="001607B8" w:rsidP="00501009">
            <w:r w:rsidRPr="001C7739">
              <w:t xml:space="preserve">이전에 약속했던 </w:t>
            </w:r>
            <w:r w:rsidRPr="001C7739">
              <w:rPr>
                <w:b/>
                <w:bCs/>
              </w:rPr>
              <w:t>안전 기준 및 한계점</w:t>
            </w:r>
            <w:r w:rsidRPr="001C7739">
              <w:t>을 명시합니다. 이 기준을 통과해야 배포가 허용됩니다. (예: "최악 슬라이스 재현율 격차 제한 내", "보정(Calibration) 제한 내", "비전 커버리지 설정 수준 이상").</w:t>
            </w:r>
          </w:p>
        </w:tc>
      </w:tr>
      <w:tr w:rsidR="001607B8" w:rsidRPr="001607B8" w14:paraId="65D94661" w14:textId="77777777" w:rsidTr="001509C6">
        <w:tc>
          <w:tcPr>
            <w:tcW w:w="0" w:type="auto"/>
            <w:vAlign w:val="center"/>
            <w:hideMark/>
          </w:tcPr>
          <w:p w14:paraId="1DD40883" w14:textId="77777777" w:rsidR="001607B8" w:rsidRPr="001C7739" w:rsidRDefault="001607B8" w:rsidP="00501009">
            <w:r w:rsidRPr="001C7739">
              <w:t>Aggregation Logic (AND/OR/k)</w:t>
            </w:r>
          </w:p>
        </w:tc>
        <w:tc>
          <w:tcPr>
            <w:tcW w:w="0" w:type="auto"/>
            <w:vAlign w:val="center"/>
            <w:hideMark/>
          </w:tcPr>
          <w:p w14:paraId="6A5743CF" w14:textId="77777777" w:rsidR="001607B8" w:rsidRPr="001C7739" w:rsidRDefault="001607B8" w:rsidP="00501009">
            <w:r w:rsidRPr="001C7739">
              <w:t>집계 논리 (AND/OR/k)</w:t>
            </w:r>
          </w:p>
        </w:tc>
        <w:tc>
          <w:tcPr>
            <w:tcW w:w="0" w:type="auto"/>
            <w:vAlign w:val="center"/>
            <w:hideMark/>
          </w:tcPr>
          <w:p w14:paraId="30D13B36" w14:textId="77777777" w:rsidR="001607B8" w:rsidRPr="001C7739" w:rsidRDefault="001607B8" w:rsidP="00501009">
            <w:r w:rsidRPr="001C7739">
              <w:t xml:space="preserve">여러 안전 규칙들을 </w:t>
            </w:r>
            <w:r w:rsidRPr="001C7739">
              <w:rPr>
                <w:b/>
                <w:bCs/>
              </w:rPr>
              <w:t>어떻게 조합</w:t>
            </w:r>
            <w:r w:rsidRPr="001C7739">
              <w:t>하여 최종 결정을 내렸는지 명확하게 설명합니다.</w:t>
            </w:r>
          </w:p>
        </w:tc>
      </w:tr>
      <w:tr w:rsidR="001607B8" w:rsidRPr="001607B8" w14:paraId="7B165CCE" w14:textId="77777777" w:rsidTr="001509C6">
        <w:tc>
          <w:tcPr>
            <w:tcW w:w="0" w:type="auto"/>
            <w:vAlign w:val="center"/>
            <w:hideMark/>
          </w:tcPr>
          <w:p w14:paraId="5B6DE72E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224AB7CA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27797F53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AND:</w:t>
            </w:r>
            <w:r w:rsidRPr="001C7739">
              <w:t xml:space="preserve"> 모든 핵심 보호 장치가 통과해야 함.</w:t>
            </w:r>
          </w:p>
        </w:tc>
      </w:tr>
      <w:tr w:rsidR="001607B8" w:rsidRPr="001607B8" w14:paraId="57149824" w14:textId="77777777" w:rsidTr="001509C6">
        <w:tc>
          <w:tcPr>
            <w:tcW w:w="0" w:type="auto"/>
            <w:vAlign w:val="center"/>
            <w:hideMark/>
          </w:tcPr>
          <w:p w14:paraId="23F339E2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45004E12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37BFE081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OR:</w:t>
            </w:r>
            <w:r w:rsidRPr="001C7739">
              <w:t xml:space="preserve"> 특정 안전 마루(Safety Floor) 위반 시 'Shadow' 또는 'Hold' 강제.</w:t>
            </w:r>
          </w:p>
        </w:tc>
      </w:tr>
      <w:tr w:rsidR="001607B8" w:rsidRPr="001607B8" w14:paraId="51313C25" w14:textId="77777777" w:rsidTr="001509C6">
        <w:tc>
          <w:tcPr>
            <w:tcW w:w="0" w:type="auto"/>
            <w:vAlign w:val="center"/>
            <w:hideMark/>
          </w:tcPr>
          <w:p w14:paraId="4C1D90C4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25479A6D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46FC1EAA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k:</w:t>
            </w:r>
            <w:r w:rsidRPr="001C7739">
              <w:t xml:space="preserve"> 잡음(noisy flips)을 피하기 위해</w:t>
            </w:r>
            <w:r w:rsidR="009A3307" w:rsidRPr="001C7739">
              <w:t xml:space="preserve"> </w:t>
            </w:r>
            <w:r w:rsidRPr="001C7739">
              <w:t>'2회 연속 실패'</w:t>
            </w:r>
            <w:r w:rsidR="009A3307" w:rsidRPr="001C7739">
              <w:t xml:space="preserve"> </w:t>
            </w:r>
            <w:r w:rsidRPr="001C7739">
              <w:t>와 같은 안정성 규칙을 사용.</w:t>
            </w:r>
          </w:p>
        </w:tc>
      </w:tr>
      <w:tr w:rsidR="001607B8" w:rsidRPr="001607B8" w14:paraId="70AD7E27" w14:textId="77777777" w:rsidTr="001509C6">
        <w:tc>
          <w:tcPr>
            <w:tcW w:w="0" w:type="auto"/>
            <w:vAlign w:val="center"/>
            <w:hideMark/>
          </w:tcPr>
          <w:p w14:paraId="68DD2FDB" w14:textId="77777777" w:rsidR="001607B8" w:rsidRPr="001C7739" w:rsidRDefault="001607B8" w:rsidP="00501009">
            <w:r w:rsidRPr="001C7739">
              <w:t>Outcome (Pass/Fail/Shadow/Abstain)</w:t>
            </w:r>
          </w:p>
        </w:tc>
        <w:tc>
          <w:tcPr>
            <w:tcW w:w="0" w:type="auto"/>
            <w:vAlign w:val="center"/>
            <w:hideMark/>
          </w:tcPr>
          <w:p w14:paraId="0881CB4A" w14:textId="77777777" w:rsidR="001607B8" w:rsidRPr="001C7739" w:rsidRDefault="001607B8" w:rsidP="00501009">
            <w:r w:rsidRPr="001C7739">
              <w:t>결과 (통과/실패/섀도우/기권)</w:t>
            </w:r>
          </w:p>
        </w:tc>
        <w:tc>
          <w:tcPr>
            <w:tcW w:w="0" w:type="auto"/>
            <w:vAlign w:val="center"/>
            <w:hideMark/>
          </w:tcPr>
          <w:p w14:paraId="76608A7B" w14:textId="77777777" w:rsidR="001607B8" w:rsidRPr="001C7739" w:rsidRDefault="001607B8" w:rsidP="00501009">
            <w:r w:rsidRPr="001C7739">
              <w:t xml:space="preserve">이 시스템이 취할 </w:t>
            </w:r>
            <w:r w:rsidRPr="001C7739">
              <w:rPr>
                <w:b/>
                <w:bCs/>
              </w:rPr>
              <w:t>최종 운영 모드</w:t>
            </w:r>
            <w:r w:rsidRPr="001C7739">
              <w:t>를 작성합니다. 이 결정은 시스템 스위치(live config)에 직접 연결됩니다.</w:t>
            </w:r>
          </w:p>
        </w:tc>
      </w:tr>
      <w:tr w:rsidR="001607B8" w:rsidRPr="001607B8" w14:paraId="41B354DE" w14:textId="77777777" w:rsidTr="001509C6">
        <w:tc>
          <w:tcPr>
            <w:tcW w:w="0" w:type="auto"/>
            <w:vAlign w:val="center"/>
            <w:hideMark/>
          </w:tcPr>
          <w:p w14:paraId="4ACD868B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49AF5D62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679E5F1A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Pass:</w:t>
            </w:r>
            <w:r w:rsidRPr="001C7739">
              <w:t xml:space="preserve"> 정상 배포(Deploy).</w:t>
            </w:r>
          </w:p>
        </w:tc>
      </w:tr>
      <w:tr w:rsidR="001607B8" w:rsidRPr="001607B8" w14:paraId="14C96ECF" w14:textId="77777777" w:rsidTr="001509C6">
        <w:tc>
          <w:tcPr>
            <w:tcW w:w="0" w:type="auto"/>
            <w:vAlign w:val="center"/>
            <w:hideMark/>
          </w:tcPr>
          <w:p w14:paraId="17CB9C1F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79311212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6A8F414F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Fail/Hold:</w:t>
            </w:r>
            <w:r w:rsidRPr="001C7739">
              <w:t xml:space="preserve"> 배포 중단/보류.</w:t>
            </w:r>
          </w:p>
        </w:tc>
      </w:tr>
      <w:tr w:rsidR="001607B8" w:rsidRPr="001607B8" w14:paraId="7C14AA31" w14:textId="77777777" w:rsidTr="001509C6">
        <w:tc>
          <w:tcPr>
            <w:tcW w:w="0" w:type="auto"/>
            <w:vAlign w:val="center"/>
            <w:hideMark/>
          </w:tcPr>
          <w:p w14:paraId="0EACBF63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1436F7AF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1BC8A954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Shadow:</w:t>
            </w:r>
            <w:r w:rsidRPr="001C7739">
              <w:t xml:space="preserve"> 사용자에게 영향을 주지 않고 백그라운드에서 실행하며 모니터링.</w:t>
            </w:r>
          </w:p>
        </w:tc>
      </w:tr>
      <w:tr w:rsidR="001607B8" w:rsidRPr="001607B8" w14:paraId="22B65A62" w14:textId="77777777" w:rsidTr="001509C6">
        <w:tc>
          <w:tcPr>
            <w:tcW w:w="0" w:type="auto"/>
            <w:vAlign w:val="center"/>
            <w:hideMark/>
          </w:tcPr>
          <w:p w14:paraId="3FD22039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7B2AFF73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3B96C953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Abstain:</w:t>
            </w:r>
            <w:r w:rsidRPr="001C7739">
              <w:t xml:space="preserve"> 모델 예측을 거부하고 인간 검토자에게 인계.</w:t>
            </w:r>
          </w:p>
        </w:tc>
      </w:tr>
      <w:tr w:rsidR="001607B8" w:rsidRPr="001607B8" w14:paraId="6F32DE26" w14:textId="77777777" w:rsidTr="001509C6">
        <w:tc>
          <w:tcPr>
            <w:tcW w:w="0" w:type="auto"/>
            <w:vAlign w:val="center"/>
            <w:hideMark/>
          </w:tcPr>
          <w:p w14:paraId="48B6244A" w14:textId="77777777" w:rsidR="001607B8" w:rsidRPr="001C7739" w:rsidRDefault="001607B8" w:rsidP="00501009">
            <w:r w:rsidRPr="001C7739">
              <w:t>Residual Risk (1–2 lines)</w:t>
            </w:r>
          </w:p>
        </w:tc>
        <w:tc>
          <w:tcPr>
            <w:tcW w:w="0" w:type="auto"/>
            <w:vAlign w:val="center"/>
            <w:hideMark/>
          </w:tcPr>
          <w:p w14:paraId="0E9AF7B0" w14:textId="77777777" w:rsidR="001607B8" w:rsidRPr="001C7739" w:rsidRDefault="001607B8" w:rsidP="00501009">
            <w:r w:rsidRPr="001C7739">
              <w:t>잔여 위험 (1~2줄)</w:t>
            </w:r>
          </w:p>
        </w:tc>
        <w:tc>
          <w:tcPr>
            <w:tcW w:w="0" w:type="auto"/>
            <w:vAlign w:val="center"/>
            <w:hideMark/>
          </w:tcPr>
          <w:p w14:paraId="6A1CD561" w14:textId="77777777" w:rsidR="001607B8" w:rsidRPr="001C7739" w:rsidRDefault="001607B8" w:rsidP="00501009">
            <w:r w:rsidRPr="001C7739">
              <w:t xml:space="preserve">봉쇄 조치 이후에도 </w:t>
            </w:r>
            <w:r w:rsidRPr="001C7739">
              <w:rPr>
                <w:b/>
                <w:bCs/>
              </w:rPr>
              <w:t>여전히 남아 있는 구체적이고 작은 위험</w:t>
            </w:r>
            <w:r w:rsidRPr="001C7739">
              <w:t>을 명시합니다. (예: "경미한 프로모션 드리프트 감시 중").</w:t>
            </w:r>
          </w:p>
        </w:tc>
      </w:tr>
      <w:tr w:rsidR="001607B8" w:rsidRPr="001607B8" w14:paraId="215C0738" w14:textId="77777777" w:rsidTr="001509C6">
        <w:tc>
          <w:tcPr>
            <w:tcW w:w="0" w:type="auto"/>
            <w:vAlign w:val="center"/>
            <w:hideMark/>
          </w:tcPr>
          <w:p w14:paraId="0D8157EF" w14:textId="77777777" w:rsidR="001607B8" w:rsidRPr="001C7739" w:rsidRDefault="001607B8" w:rsidP="00501009">
            <w:r w:rsidRPr="001C7739">
              <w:t>Owner (A/R)</w:t>
            </w:r>
          </w:p>
        </w:tc>
        <w:tc>
          <w:tcPr>
            <w:tcW w:w="0" w:type="auto"/>
            <w:vAlign w:val="center"/>
            <w:hideMark/>
          </w:tcPr>
          <w:p w14:paraId="361736AE" w14:textId="77777777" w:rsidR="001607B8" w:rsidRPr="001C7739" w:rsidRDefault="001607B8" w:rsidP="00501009">
            <w:r w:rsidRPr="001C7739">
              <w:t>소유자 (A/R)</w:t>
            </w:r>
          </w:p>
        </w:tc>
        <w:tc>
          <w:tcPr>
            <w:tcW w:w="0" w:type="auto"/>
            <w:vAlign w:val="center"/>
            <w:hideMark/>
          </w:tcPr>
          <w:p w14:paraId="3399764C" w14:textId="77777777" w:rsidR="001607B8" w:rsidRPr="001C7739" w:rsidRDefault="001607B8" w:rsidP="00501009">
            <w:r w:rsidRPr="001C7739">
              <w:t>최종 결정에 대한</w:t>
            </w:r>
            <w:r w:rsidR="009A3307" w:rsidRPr="001C7739">
              <w:t xml:space="preserve"> </w:t>
            </w:r>
            <w:r w:rsidRPr="001C7739">
              <w:t>승인 책임(Accountable, A)</w:t>
            </w:r>
            <w:r w:rsidR="009A3307" w:rsidRPr="001C7739">
              <w:t xml:space="preserve"> </w:t>
            </w:r>
            <w:r w:rsidRPr="001C7739">
              <w:t>을 지는 사람/팀과, 그 결정을</w:t>
            </w:r>
            <w:r w:rsidR="009A3307" w:rsidRPr="001C7739">
              <w:t xml:space="preserve"> </w:t>
            </w:r>
            <w:r w:rsidRPr="001C7739">
              <w:t>실행하는 책임(Responsible, R)</w:t>
            </w:r>
            <w:r w:rsidR="009A3307" w:rsidRPr="001C7739">
              <w:t xml:space="preserve"> </w:t>
            </w:r>
            <w:r w:rsidRPr="001C7739">
              <w:t>을 지는 사람/팀을 명시합니다. 이 과정은 책임성(Accountability)을 보장합니다. (예: "A: 거버넌스; R: 운영자").</w:t>
            </w:r>
          </w:p>
        </w:tc>
      </w:tr>
      <w:tr w:rsidR="001607B8" w:rsidRPr="001607B8" w14:paraId="5DCED71B" w14:textId="77777777" w:rsidTr="001509C6">
        <w:tc>
          <w:tcPr>
            <w:tcW w:w="0" w:type="auto"/>
            <w:vAlign w:val="center"/>
            <w:hideMark/>
          </w:tcPr>
          <w:p w14:paraId="628DBF5E" w14:textId="77777777" w:rsidR="001607B8" w:rsidRPr="001C7739" w:rsidRDefault="001607B8" w:rsidP="00501009">
            <w:r w:rsidRPr="001C7739">
              <w:t>Evidence [A/B/O]</w:t>
            </w:r>
          </w:p>
        </w:tc>
        <w:tc>
          <w:tcPr>
            <w:tcW w:w="0" w:type="auto"/>
            <w:vAlign w:val="center"/>
            <w:hideMark/>
          </w:tcPr>
          <w:p w14:paraId="72F352AF" w14:textId="77777777" w:rsidR="001607B8" w:rsidRPr="001C7739" w:rsidRDefault="001607B8" w:rsidP="00501009">
            <w:r w:rsidRPr="001C7739">
              <w:t>증거 [A/B/O]</w:t>
            </w:r>
          </w:p>
        </w:tc>
        <w:tc>
          <w:tcPr>
            <w:tcW w:w="0" w:type="auto"/>
            <w:vAlign w:val="center"/>
            <w:hideMark/>
          </w:tcPr>
          <w:p w14:paraId="7BB80619" w14:textId="77777777" w:rsidR="001607B8" w:rsidRPr="001C7739" w:rsidRDefault="001607B8" w:rsidP="00501009">
            <w:r w:rsidRPr="001C7739">
              <w:t xml:space="preserve">이 결정을 뒷받침하는 추가 증거 자료의 </w:t>
            </w:r>
            <w:r w:rsidRPr="001C7739">
              <w:rPr>
                <w:b/>
                <w:bCs/>
              </w:rPr>
              <w:t>상대 경로</w:t>
            </w:r>
            <w:r w:rsidRPr="001C7739">
              <w:t>와 태그를 명시합니다.</w:t>
            </w:r>
          </w:p>
        </w:tc>
      </w:tr>
      <w:tr w:rsidR="001607B8" w:rsidRPr="001607B8" w14:paraId="76AFB146" w14:textId="77777777" w:rsidTr="001509C6">
        <w:tc>
          <w:tcPr>
            <w:tcW w:w="0" w:type="auto"/>
            <w:vAlign w:val="center"/>
            <w:hideMark/>
          </w:tcPr>
          <w:p w14:paraId="631F018C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378B306D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71CD93E5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[O]:</w:t>
            </w:r>
            <w:r w:rsidRPr="001C7739">
              <w:t xml:space="preserve"> 사용된 표나 플롯 등 </w:t>
            </w:r>
            <w:r w:rsidRPr="001C7739">
              <w:rPr>
                <w:b/>
                <w:bCs/>
              </w:rPr>
              <w:t>관찰된 결과</w:t>
            </w:r>
            <w:r w:rsidRPr="001C7739">
              <w:t>.</w:t>
            </w:r>
          </w:p>
        </w:tc>
      </w:tr>
      <w:tr w:rsidR="001607B8" w:rsidRPr="001607B8" w14:paraId="68B0F9FD" w14:textId="77777777" w:rsidTr="001509C6">
        <w:tc>
          <w:tcPr>
            <w:tcW w:w="0" w:type="auto"/>
            <w:vAlign w:val="center"/>
            <w:hideMark/>
          </w:tcPr>
          <w:p w14:paraId="4D30B8A6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612899A3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6D9ADA2E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[A]:</w:t>
            </w:r>
            <w:r w:rsidRPr="001C7739">
              <w:t xml:space="preserve"> 필요한 경우, 짧은 게이트 메모나 가정.</w:t>
            </w:r>
          </w:p>
        </w:tc>
      </w:tr>
      <w:tr w:rsidR="001607B8" w:rsidRPr="001607B8" w14:paraId="2027BD82" w14:textId="77777777" w:rsidTr="001509C6">
        <w:tc>
          <w:tcPr>
            <w:tcW w:w="0" w:type="auto"/>
            <w:vAlign w:val="center"/>
            <w:hideMark/>
          </w:tcPr>
          <w:p w14:paraId="687352AC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2B3782AD" w14:textId="77777777" w:rsidR="001607B8" w:rsidRPr="001C7739" w:rsidRDefault="001607B8" w:rsidP="00501009"/>
        </w:tc>
        <w:tc>
          <w:tcPr>
            <w:tcW w:w="0" w:type="auto"/>
            <w:vAlign w:val="center"/>
            <w:hideMark/>
          </w:tcPr>
          <w:p w14:paraId="0B9CF9CC" w14:textId="77777777" w:rsidR="001607B8" w:rsidRPr="001C7739" w:rsidRDefault="001607B8" w:rsidP="00501009">
            <w:r w:rsidRPr="001C7739">
              <w:t xml:space="preserve">- </w:t>
            </w:r>
            <w:r w:rsidRPr="001C7739">
              <w:rPr>
                <w:b/>
                <w:bCs/>
              </w:rPr>
              <w:t>[B]:</w:t>
            </w:r>
            <w:r w:rsidRPr="001C7739">
              <w:t xml:space="preserve"> 참조한 정책 또는 표준.</w:t>
            </w:r>
          </w:p>
        </w:tc>
      </w:tr>
      <w:tr w:rsidR="001607B8" w:rsidRPr="001607B8" w14:paraId="0D16CC8E" w14:textId="77777777" w:rsidTr="001509C6">
        <w:tc>
          <w:tcPr>
            <w:tcW w:w="0" w:type="auto"/>
            <w:vAlign w:val="center"/>
            <w:hideMark/>
          </w:tcPr>
          <w:p w14:paraId="2F9DF91F" w14:textId="77777777" w:rsidR="001607B8" w:rsidRPr="001C7739" w:rsidRDefault="001607B8" w:rsidP="00501009">
            <w:r w:rsidRPr="001C7739">
              <w:t>Notes</w:t>
            </w:r>
          </w:p>
        </w:tc>
        <w:tc>
          <w:tcPr>
            <w:tcW w:w="0" w:type="auto"/>
            <w:vAlign w:val="center"/>
            <w:hideMark/>
          </w:tcPr>
          <w:p w14:paraId="5A6AEC62" w14:textId="77777777" w:rsidR="001607B8" w:rsidRPr="001C7739" w:rsidRDefault="001607B8" w:rsidP="00501009">
            <w:r w:rsidRPr="001C7739">
              <w:t>참고 사항</w:t>
            </w:r>
          </w:p>
        </w:tc>
        <w:tc>
          <w:tcPr>
            <w:tcW w:w="0" w:type="auto"/>
            <w:vAlign w:val="center"/>
            <w:hideMark/>
          </w:tcPr>
          <w:p w14:paraId="52FB4870" w14:textId="77777777" w:rsidR="001607B8" w:rsidRPr="001C7739" w:rsidRDefault="001607B8" w:rsidP="00501009">
            <w:r w:rsidRPr="001C7739">
              <w:t>재검토 시기, 관련 티켓, 작은 주의 사항, 또는 면제 사항 등을 기록합니다. (예: "14일 후 재검토").</w:t>
            </w:r>
          </w:p>
        </w:tc>
      </w:tr>
    </w:tbl>
    <w:p w14:paraId="3EB20B39" w14:textId="77777777" w:rsidR="00D733BA" w:rsidRPr="001607B8" w:rsidRDefault="00D733BA" w:rsidP="00501009"/>
    <w:sectPr w:rsidR="00D733BA" w:rsidRPr="001607B8" w:rsidSect="006F12F3">
      <w:headerReference w:type="default" r:id="rId16"/>
      <w:pgSz w:w="11906" w:h="16838"/>
      <w:pgMar w:top="1985" w:right="1701" w:bottom="1701" w:left="1701" w:header="851" w:footer="992" w:gutter="0"/>
      <w:pgBorders w:offsetFrom="page">
        <w:top w:val="single" w:sz="4" w:space="24" w:color="548DD4"/>
        <w:left w:val="single" w:sz="4" w:space="24" w:color="548DD4"/>
        <w:bottom w:val="single" w:sz="4" w:space="24" w:color="548DD4"/>
        <w:right w:val="single" w:sz="4" w:space="24" w:color="548DD4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42D21" w14:textId="77777777" w:rsidR="00671E4F" w:rsidRDefault="00671E4F" w:rsidP="00501009">
      <w:r>
        <w:separator/>
      </w:r>
    </w:p>
    <w:p w14:paraId="45242D12" w14:textId="77777777" w:rsidR="00671E4F" w:rsidRDefault="00671E4F" w:rsidP="00501009"/>
    <w:p w14:paraId="17E1DC77" w14:textId="77777777" w:rsidR="00671E4F" w:rsidRDefault="00671E4F" w:rsidP="00501009"/>
  </w:endnote>
  <w:endnote w:type="continuationSeparator" w:id="0">
    <w:p w14:paraId="222E0A0C" w14:textId="77777777" w:rsidR="00671E4F" w:rsidRDefault="00671E4F" w:rsidP="00501009">
      <w:r>
        <w:continuationSeparator/>
      </w:r>
    </w:p>
    <w:p w14:paraId="5B44365D" w14:textId="77777777" w:rsidR="00671E4F" w:rsidRDefault="00671E4F" w:rsidP="00501009"/>
    <w:p w14:paraId="62E67CFA" w14:textId="77777777" w:rsidR="00671E4F" w:rsidRDefault="00671E4F" w:rsidP="005010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5FA56" w14:textId="77777777" w:rsidR="008132B4" w:rsidRDefault="008132B4" w:rsidP="00501009">
    <w:pPr>
      <w:pStyle w:val="a5"/>
    </w:pPr>
    <w:r>
      <w:fldChar w:fldCharType="begin"/>
    </w:r>
    <w:r>
      <w:instrText>PAGE   \* MERGEFORMAT</w:instrText>
    </w:r>
    <w:r>
      <w:fldChar w:fldCharType="separate"/>
    </w:r>
    <w:r>
      <w:rPr>
        <w:lang w:val="ko-KR"/>
      </w:rPr>
      <w:t>2</w:t>
    </w:r>
    <w:r>
      <w:fldChar w:fldCharType="end"/>
    </w:r>
  </w:p>
  <w:p w14:paraId="57717D19" w14:textId="77777777" w:rsidR="008132B4" w:rsidRDefault="008132B4" w:rsidP="0050100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5F37A" w14:textId="77777777" w:rsidR="00671E4F" w:rsidRDefault="00671E4F" w:rsidP="00501009">
      <w:r>
        <w:separator/>
      </w:r>
    </w:p>
    <w:p w14:paraId="3D5A7440" w14:textId="77777777" w:rsidR="00671E4F" w:rsidRDefault="00671E4F" w:rsidP="00501009"/>
    <w:p w14:paraId="522A886D" w14:textId="77777777" w:rsidR="00671E4F" w:rsidRDefault="00671E4F" w:rsidP="00501009"/>
  </w:footnote>
  <w:footnote w:type="continuationSeparator" w:id="0">
    <w:p w14:paraId="2C02AF69" w14:textId="77777777" w:rsidR="00671E4F" w:rsidRDefault="00671E4F" w:rsidP="00501009">
      <w:r>
        <w:continuationSeparator/>
      </w:r>
    </w:p>
    <w:p w14:paraId="7E102AC7" w14:textId="77777777" w:rsidR="00671E4F" w:rsidRDefault="00671E4F" w:rsidP="00501009"/>
    <w:p w14:paraId="4D461A1D" w14:textId="77777777" w:rsidR="00671E4F" w:rsidRDefault="00671E4F" w:rsidP="005010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5FE90" w14:textId="77777777" w:rsidR="008132B4" w:rsidRDefault="00AC63B6" w:rsidP="00501009">
    <w:pPr>
      <w:pStyle w:val="a4"/>
    </w:pPr>
    <w:r>
      <w:rPr>
        <w:noProof/>
      </w:rPr>
      <w:pict w14:anchorId="406361B9">
        <v:shapetype id="_x0000_t202" coordsize="21600,21600" o:spt="202" path="m,l,21600r21600,l21600,xe">
          <v:stroke joinstyle="miter"/>
          <v:path gradientshapeok="t" o:connecttype="rect"/>
        </v:shapetype>
        <v:shape id="_x0000_s1044" type="#_x0000_t202" style="position:absolute;left:0;text-align:left;margin-left:-56.75pt;margin-top:-16.65pt;width:405pt;height:27pt;z-index:251658240" filled="f" fillcolor="#ff9" stroked="f">
          <v:textbox style="mso-next-textbox:#_x0000_s1044">
            <w:txbxContent>
              <w:p w14:paraId="1F17E518" w14:textId="77777777" w:rsidR="008132B4" w:rsidRPr="007C4CA5" w:rsidRDefault="008132B4" w:rsidP="00501009">
                <w:r w:rsidRPr="009A3307">
                  <w:rPr>
                    <w:rFonts w:hint="eastAsia"/>
                  </w:rPr>
                  <w:t>모델 검증 및 안전장치</w:t>
                </w:r>
              </w:p>
            </w:txbxContent>
          </v:textbox>
        </v:shape>
      </w:pict>
    </w:r>
  </w:p>
  <w:p w14:paraId="39038C84" w14:textId="77777777" w:rsidR="008132B4" w:rsidRDefault="00AC63B6" w:rsidP="00501009">
    <w:pPr>
      <w:pStyle w:val="a4"/>
    </w:pPr>
    <w:r>
      <w:rPr>
        <w:noProof/>
      </w:rPr>
      <w:pict w14:anchorId="3FA8C8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0" type="#_x0000_t75" style="position:absolute;left:0;text-align:left;margin-left:-60.5pt;margin-top:-30pt;width:545.65pt;height:28.85pt;z-index:-251658239" wrapcoords="-30 0 -30 21494 21600 21494 21600 0 -30 0">
          <v:imagedata r:id="rId1" o:title="back_05"/>
          <w10:wrap type="topAndBotto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81F9B" w14:textId="77777777" w:rsidR="008132B4" w:rsidRDefault="00AC63B6" w:rsidP="00501009">
    <w:pPr>
      <w:pStyle w:val="a4"/>
    </w:pPr>
    <w:r>
      <w:rPr>
        <w:noProof/>
      </w:rPr>
      <w:pict w14:anchorId="49145B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1" type="#_x0000_t75" style="position:absolute;left:0;text-align:left;margin-left:-60.5pt;margin-top:-18.5pt;width:792.95pt;height:28.85pt;z-index:-251658237" wrapcoords="-30 0 -30 21494 21600 21494 21600 0 -30 0">
          <v:imagedata r:id="rId1" o:title="back_05"/>
          <w10:wrap type="topAndBottom"/>
        </v:shape>
      </w:pict>
    </w:r>
    <w:r>
      <w:rPr>
        <w:noProof/>
      </w:rPr>
      <w:pict w14:anchorId="2D0B53C7">
        <v:shapetype id="_x0000_t202" coordsize="21600,21600" o:spt="202" path="m,l,21600r21600,l21600,xe">
          <v:stroke joinstyle="miter"/>
          <v:path gradientshapeok="t" o:connecttype="rect"/>
        </v:shapetype>
        <v:shape id="_x0000_s1046" type="#_x0000_t202" style="position:absolute;left:0;text-align:left;margin-left:-56.75pt;margin-top:-16.65pt;width:405pt;height:27pt;z-index:251658242" filled="f" fillcolor="#ff9" stroked="f">
          <v:textbox style="mso-next-textbox:#_x0000_s1046">
            <w:txbxContent>
              <w:p w14:paraId="440D597C" w14:textId="77777777" w:rsidR="00140F0B" w:rsidRPr="007C4CA5" w:rsidRDefault="00140F0B" w:rsidP="00501009">
                <w:r w:rsidRPr="009A3307">
                  <w:rPr>
                    <w:rFonts w:hint="eastAsia"/>
                  </w:rPr>
                  <w:t>모델 검증 및 안전장치</w:t>
                </w:r>
              </w:p>
              <w:p w14:paraId="4F2EB1C1" w14:textId="77777777" w:rsidR="008132B4" w:rsidRPr="007C4CA5" w:rsidRDefault="008132B4" w:rsidP="00501009"/>
            </w:txbxContent>
          </v:textbox>
        </v:shape>
      </w:pict>
    </w:r>
  </w:p>
  <w:p w14:paraId="15F13E59" w14:textId="77777777" w:rsidR="008132B4" w:rsidRDefault="008132B4" w:rsidP="0050100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1DE6" w14:textId="77777777" w:rsidR="008132B4" w:rsidRDefault="00AC63B6" w:rsidP="00501009">
    <w:pPr>
      <w:pStyle w:val="a4"/>
    </w:pPr>
    <w:r>
      <w:rPr>
        <w:noProof/>
      </w:rPr>
      <w:pict w14:anchorId="2699C6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2" type="#_x0000_t75" style="position:absolute;left:0;text-align:left;margin-left:-61pt;margin-top:-18.5pt;width:546.55pt;height:28.9pt;z-index:-251658235" wrapcoords="-30 0 -30 21494 21600 21494 21600 0 -30 0">
          <v:imagedata r:id="rId1" o:title="back_05"/>
          <w10:wrap type="topAndBottom"/>
        </v:shape>
      </w:pict>
    </w:r>
    <w:r>
      <w:rPr>
        <w:noProof/>
      </w:rPr>
      <w:pict w14:anchorId="7462A6BF">
        <v:shapetype id="_x0000_t202" coordsize="21600,21600" o:spt="202" path="m,l,21600r21600,l21600,xe">
          <v:stroke joinstyle="miter"/>
          <v:path gradientshapeok="t" o:connecttype="rect"/>
        </v:shapetype>
        <v:shape id="_x0000_s1048" type="#_x0000_t202" style="position:absolute;left:0;text-align:left;margin-left:-56.75pt;margin-top:-16.65pt;width:405pt;height:27pt;z-index:251658244" filled="f" fillcolor="#ff9" stroked="f">
          <v:textbox style="mso-next-textbox:#_x0000_s1048">
            <w:txbxContent>
              <w:p w14:paraId="5EF7D790" w14:textId="77777777" w:rsidR="00140F0B" w:rsidRPr="007C4CA5" w:rsidRDefault="00140F0B" w:rsidP="00501009">
                <w:r w:rsidRPr="009A3307">
                  <w:rPr>
                    <w:rFonts w:hint="eastAsia"/>
                  </w:rPr>
                  <w:t>모델 검증 및 안전장치</w:t>
                </w:r>
              </w:p>
              <w:p w14:paraId="651595F6" w14:textId="77777777" w:rsidR="008132B4" w:rsidRPr="007C4CA5" w:rsidRDefault="008132B4" w:rsidP="00501009"/>
            </w:txbxContent>
          </v:textbox>
        </v:shape>
      </w:pict>
    </w:r>
  </w:p>
  <w:p w14:paraId="289FEC3A" w14:textId="77777777" w:rsidR="008132B4" w:rsidRDefault="008132B4" w:rsidP="005010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F74BB7E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16A63624"/>
    <w:lvl w:ilvl="0">
      <w:numFmt w:val="decimal"/>
      <w:lvlText w:val="*"/>
      <w:lvlJc w:val="left"/>
    </w:lvl>
  </w:abstractNum>
  <w:abstractNum w:abstractNumId="2" w15:restartNumberingAfterBreak="0">
    <w:nsid w:val="0AFF15BF"/>
    <w:multiLevelType w:val="multilevel"/>
    <w:tmpl w:val="C6AE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82B5F"/>
    <w:multiLevelType w:val="hybridMultilevel"/>
    <w:tmpl w:val="3FE6DF16"/>
    <w:lvl w:ilvl="0" w:tplc="16EA78CA">
      <w:start w:val="1"/>
      <w:numFmt w:val="bullet"/>
      <w:lvlText w:val=""/>
      <w:lvlJc w:val="left"/>
      <w:pPr>
        <w:tabs>
          <w:tab w:val="num" w:pos="825"/>
        </w:tabs>
        <w:ind w:left="825" w:hanging="40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5812E78"/>
    <w:multiLevelType w:val="hybridMultilevel"/>
    <w:tmpl w:val="F976A92E"/>
    <w:lvl w:ilvl="0" w:tplc="FE8A8B56">
      <w:start w:val="1"/>
      <w:numFmt w:val="decimal"/>
      <w:lvlText w:val="%1."/>
      <w:lvlJc w:val="left"/>
      <w:pPr>
        <w:tabs>
          <w:tab w:val="num" w:pos="835"/>
        </w:tabs>
        <w:ind w:left="83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1CD71CDE"/>
    <w:multiLevelType w:val="multilevel"/>
    <w:tmpl w:val="2A4A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62A2A"/>
    <w:multiLevelType w:val="multilevel"/>
    <w:tmpl w:val="8D8E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B75E4"/>
    <w:multiLevelType w:val="multilevel"/>
    <w:tmpl w:val="E8EADF60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8" w15:restartNumberingAfterBreak="0">
    <w:nsid w:val="2E967733"/>
    <w:multiLevelType w:val="hybridMultilevel"/>
    <w:tmpl w:val="A4C6CB26"/>
    <w:lvl w:ilvl="0" w:tplc="6E82E494">
      <w:start w:val="1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Times New Roman" w:eastAsia="굴림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302D76B2"/>
    <w:multiLevelType w:val="hybridMultilevel"/>
    <w:tmpl w:val="1BCA9EF4"/>
    <w:lvl w:ilvl="0" w:tplc="E27AE732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30915F05"/>
    <w:multiLevelType w:val="multilevel"/>
    <w:tmpl w:val="682E3E5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Arial" w:eastAsia="굴림" w:hAnsi="Arial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Arial" w:eastAsia="굴림" w:hAnsi="Arial" w:hint="default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Arial" w:eastAsia="굴림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33A500DA"/>
    <w:multiLevelType w:val="multilevel"/>
    <w:tmpl w:val="8F9A6D6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Arial" w:eastAsia="굴림" w:hAnsi="Arial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Arial" w:eastAsia="굴림" w:hAnsi="Arial" w:hint="default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Arial" w:eastAsia="굴림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2" w15:restartNumberingAfterBreak="0">
    <w:nsid w:val="3A5171DC"/>
    <w:multiLevelType w:val="singleLevel"/>
    <w:tmpl w:val="04090011"/>
    <w:lvl w:ilvl="0">
      <w:start w:val="1"/>
      <w:numFmt w:val="decimalEnclosedCircle"/>
      <w:lvlText w:val="%1"/>
      <w:lvlJc w:val="left"/>
      <w:pPr>
        <w:tabs>
          <w:tab w:val="num" w:pos="425"/>
        </w:tabs>
        <w:ind w:left="425" w:hanging="425"/>
      </w:pPr>
    </w:lvl>
  </w:abstractNum>
  <w:abstractNum w:abstractNumId="13" w15:restartNumberingAfterBreak="0">
    <w:nsid w:val="3A9E11CF"/>
    <w:multiLevelType w:val="multilevel"/>
    <w:tmpl w:val="BEE2793A"/>
    <w:lvl w:ilvl="0">
      <w:start w:val="1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45"/>
        </w:tabs>
        <w:ind w:left="945" w:hanging="64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320"/>
        </w:tabs>
        <w:ind w:left="13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620"/>
        </w:tabs>
        <w:ind w:left="16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280"/>
        </w:tabs>
        <w:ind w:left="22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580"/>
        </w:tabs>
        <w:ind w:left="25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540"/>
        </w:tabs>
        <w:ind w:left="35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00"/>
        </w:tabs>
        <w:ind w:left="4200" w:hanging="1800"/>
      </w:pPr>
      <w:rPr>
        <w:rFonts w:hint="eastAsia"/>
      </w:rPr>
    </w:lvl>
  </w:abstractNum>
  <w:abstractNum w:abstractNumId="14" w15:restartNumberingAfterBreak="0">
    <w:nsid w:val="403A2EB0"/>
    <w:multiLevelType w:val="hybridMultilevel"/>
    <w:tmpl w:val="B3DA304A"/>
    <w:lvl w:ilvl="0" w:tplc="04090003">
      <w:start w:val="1"/>
      <w:numFmt w:val="bullet"/>
      <w:lvlText w:val=""/>
      <w:lvlJc w:val="left"/>
      <w:pPr>
        <w:tabs>
          <w:tab w:val="num" w:pos="955"/>
        </w:tabs>
        <w:ind w:left="955" w:hanging="400"/>
      </w:pPr>
      <w:rPr>
        <w:rFonts w:ascii="Wingdings" w:hAnsi="Wingdings" w:hint="default"/>
      </w:rPr>
    </w:lvl>
    <w:lvl w:ilvl="1" w:tplc="F1B68640">
      <w:start w:val="2"/>
      <w:numFmt w:val="bullet"/>
      <w:lvlText w:val="-"/>
      <w:lvlJc w:val="left"/>
      <w:pPr>
        <w:tabs>
          <w:tab w:val="num" w:pos="1715"/>
        </w:tabs>
        <w:ind w:left="1715" w:hanging="360"/>
      </w:pPr>
      <w:rPr>
        <w:rFonts w:ascii="Times New Roman" w:eastAsia="돋움체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55"/>
        </w:tabs>
        <w:ind w:left="21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55"/>
        </w:tabs>
        <w:ind w:left="25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55"/>
        </w:tabs>
        <w:ind w:left="29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55"/>
        </w:tabs>
        <w:ind w:left="33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55"/>
        </w:tabs>
        <w:ind w:left="37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55"/>
        </w:tabs>
        <w:ind w:left="41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55"/>
        </w:tabs>
        <w:ind w:left="4555" w:hanging="400"/>
      </w:pPr>
      <w:rPr>
        <w:rFonts w:ascii="Wingdings" w:hAnsi="Wingdings" w:hint="default"/>
      </w:rPr>
    </w:lvl>
  </w:abstractNum>
  <w:abstractNum w:abstractNumId="15" w15:restartNumberingAfterBreak="0">
    <w:nsid w:val="43BE1C77"/>
    <w:multiLevelType w:val="multilevel"/>
    <w:tmpl w:val="AF20D5EE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Arial" w:eastAsia="굴림" w:hAnsi="Arial" w:hint="default"/>
        <w:b/>
        <w:i w:val="0"/>
        <w:sz w:val="32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ascii="Arial" w:eastAsia="굴림" w:hAnsi="Arial" w:hint="default"/>
        <w:sz w:val="28"/>
      </w:rPr>
    </w:lvl>
    <w:lvl w:ilvl="2">
      <w:start w:val="1"/>
      <w:numFmt w:val="decimal"/>
      <w:lvlRestart w:val="0"/>
      <w:pStyle w:val="3"/>
      <w:lvlText w:val="%1.%2.%3"/>
      <w:lvlJc w:val="left"/>
      <w:pPr>
        <w:tabs>
          <w:tab w:val="num" w:pos="1418"/>
        </w:tabs>
        <w:ind w:left="1418" w:hanging="567"/>
      </w:pPr>
      <w:rPr>
        <w:rFonts w:ascii="Arial" w:eastAsia="굴림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6" w15:restartNumberingAfterBreak="0">
    <w:nsid w:val="48B9307A"/>
    <w:multiLevelType w:val="singleLevel"/>
    <w:tmpl w:val="04090011"/>
    <w:lvl w:ilvl="0">
      <w:start w:val="1"/>
      <w:numFmt w:val="decimalEnclosedCircle"/>
      <w:lvlText w:val="%1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EC23CA3"/>
    <w:multiLevelType w:val="multilevel"/>
    <w:tmpl w:val="E57C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3538D"/>
    <w:multiLevelType w:val="multilevel"/>
    <w:tmpl w:val="0C3E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F51CF"/>
    <w:multiLevelType w:val="multilevel"/>
    <w:tmpl w:val="85D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B6B49"/>
    <w:multiLevelType w:val="hybridMultilevel"/>
    <w:tmpl w:val="806C2254"/>
    <w:lvl w:ilvl="0" w:tplc="BE647A9E">
      <w:start w:val="2"/>
      <w:numFmt w:val="bullet"/>
      <w:lvlText w:val="-"/>
      <w:lvlJc w:val="left"/>
      <w:pPr>
        <w:tabs>
          <w:tab w:val="num" w:pos="1970"/>
        </w:tabs>
        <w:ind w:left="1970" w:hanging="360"/>
      </w:pPr>
      <w:rPr>
        <w:rFonts w:ascii="Times New Roman" w:eastAsia="굴림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410"/>
        </w:tabs>
        <w:ind w:left="24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810"/>
        </w:tabs>
        <w:ind w:left="28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210"/>
        </w:tabs>
        <w:ind w:left="32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10"/>
        </w:tabs>
        <w:ind w:left="36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10"/>
        </w:tabs>
        <w:ind w:left="40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10"/>
        </w:tabs>
        <w:ind w:left="48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210"/>
        </w:tabs>
        <w:ind w:left="5210" w:hanging="400"/>
      </w:pPr>
      <w:rPr>
        <w:rFonts w:ascii="Wingdings" w:hAnsi="Wingdings" w:hint="default"/>
      </w:rPr>
    </w:lvl>
  </w:abstractNum>
  <w:abstractNum w:abstractNumId="21" w15:restartNumberingAfterBreak="0">
    <w:nsid w:val="7B8F77F0"/>
    <w:multiLevelType w:val="multilevel"/>
    <w:tmpl w:val="9920D2CC"/>
    <w:lvl w:ilvl="0">
      <w:start w:val="1"/>
      <w:numFmt w:val="decimal"/>
      <w:pStyle w:val="a"/>
      <w:lvlText w:val="%1."/>
      <w:lvlJc w:val="left"/>
      <w:pPr>
        <w:tabs>
          <w:tab w:val="num" w:pos="425"/>
        </w:tabs>
        <w:ind w:left="425" w:hanging="425"/>
      </w:pPr>
      <w:rPr>
        <w:rFonts w:ascii="Arial" w:eastAsia="굴림" w:hAnsi="Arial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ascii="Arial" w:eastAsia="굴림" w:hAnsi="Arial" w:hint="default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ascii="Arial" w:eastAsia="굴림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7D4643D7"/>
    <w:multiLevelType w:val="hybridMultilevel"/>
    <w:tmpl w:val="399A1DE6"/>
    <w:lvl w:ilvl="0" w:tplc="37D2EC6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76556420">
    <w:abstractNumId w:val="9"/>
  </w:num>
  <w:num w:numId="2" w16cid:durableId="2144957996">
    <w:abstractNumId w:val="13"/>
  </w:num>
  <w:num w:numId="3" w16cid:durableId="1102607680">
    <w:abstractNumId w:val="7"/>
  </w:num>
  <w:num w:numId="4" w16cid:durableId="1586458670">
    <w:abstractNumId w:val="21"/>
  </w:num>
  <w:num w:numId="5" w16cid:durableId="1852643809">
    <w:abstractNumId w:val="4"/>
  </w:num>
  <w:num w:numId="6" w16cid:durableId="248078481">
    <w:abstractNumId w:val="0"/>
  </w:num>
  <w:num w:numId="7" w16cid:durableId="1390037931">
    <w:abstractNumId w:val="10"/>
  </w:num>
  <w:num w:numId="8" w16cid:durableId="654066892">
    <w:abstractNumId w:val="15"/>
  </w:num>
  <w:num w:numId="9" w16cid:durableId="65567604">
    <w:abstractNumId w:val="22"/>
  </w:num>
  <w:num w:numId="10" w16cid:durableId="1644961669">
    <w:abstractNumId w:val="11"/>
  </w:num>
  <w:num w:numId="11" w16cid:durableId="1577931826">
    <w:abstractNumId w:val="14"/>
  </w:num>
  <w:num w:numId="12" w16cid:durableId="1261261627">
    <w:abstractNumId w:val="20"/>
  </w:num>
  <w:num w:numId="13" w16cid:durableId="1251306389">
    <w:abstractNumId w:val="8"/>
  </w:num>
  <w:num w:numId="14" w16cid:durableId="139033859">
    <w:abstractNumId w:val="1"/>
    <w:lvlOverride w:ilvl="0">
      <w:lvl w:ilvl="0">
        <w:start w:val="1"/>
        <w:numFmt w:val="bullet"/>
        <w:lvlText w:val=""/>
        <w:legacy w:legacy="1" w:legacySpace="0" w:legacyIndent="425"/>
        <w:lvlJc w:val="left"/>
        <w:pPr>
          <w:ind w:left="425" w:hanging="425"/>
        </w:pPr>
        <w:rPr>
          <w:rFonts w:ascii="Wingdings" w:hAnsi="Wingdings" w:hint="default"/>
        </w:rPr>
      </w:lvl>
    </w:lvlOverride>
  </w:num>
  <w:num w:numId="15" w16cid:durableId="1062943077">
    <w:abstractNumId w:val="3"/>
  </w:num>
  <w:num w:numId="16" w16cid:durableId="208998540">
    <w:abstractNumId w:val="1"/>
    <w:lvlOverride w:ilvl="0">
      <w:lvl w:ilvl="0">
        <w:start w:val="1"/>
        <w:numFmt w:val="bullet"/>
        <w:lvlText w:val=""/>
        <w:lvlJc w:val="left"/>
        <w:pPr>
          <w:tabs>
            <w:tab w:val="num" w:pos="786"/>
          </w:tabs>
          <w:ind w:left="710" w:hanging="284"/>
        </w:pPr>
        <w:rPr>
          <w:rFonts w:ascii="Wingdings" w:hAnsi="Wingdings" w:hint="default"/>
          <w:sz w:val="16"/>
        </w:rPr>
      </w:lvl>
    </w:lvlOverride>
  </w:num>
  <w:num w:numId="17" w16cid:durableId="42486134">
    <w:abstractNumId w:val="16"/>
  </w:num>
  <w:num w:numId="18" w16cid:durableId="2138137906">
    <w:abstractNumId w:val="12"/>
  </w:num>
  <w:num w:numId="19" w16cid:durableId="56629673">
    <w:abstractNumId w:val="18"/>
  </w:num>
  <w:num w:numId="20" w16cid:durableId="321861687">
    <w:abstractNumId w:val="2"/>
  </w:num>
  <w:num w:numId="21" w16cid:durableId="1394699660">
    <w:abstractNumId w:val="5"/>
  </w:num>
  <w:num w:numId="22" w16cid:durableId="1953315656">
    <w:abstractNumId w:val="17"/>
  </w:num>
  <w:num w:numId="23" w16cid:durableId="1935476300">
    <w:abstractNumId w:val="6"/>
  </w:num>
  <w:num w:numId="24" w16cid:durableId="1047800894">
    <w:abstractNumId w:val="19"/>
  </w:num>
  <w:num w:numId="25" w16cid:durableId="18668693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6C40"/>
    <w:rsid w:val="000010D8"/>
    <w:rsid w:val="000014DE"/>
    <w:rsid w:val="0000202D"/>
    <w:rsid w:val="0000498F"/>
    <w:rsid w:val="00004C11"/>
    <w:rsid w:val="0001106D"/>
    <w:rsid w:val="000116CE"/>
    <w:rsid w:val="00013CBA"/>
    <w:rsid w:val="00014E21"/>
    <w:rsid w:val="000152FD"/>
    <w:rsid w:val="00016BC5"/>
    <w:rsid w:val="000176B0"/>
    <w:rsid w:val="00017D9A"/>
    <w:rsid w:val="00017FE8"/>
    <w:rsid w:val="000206BD"/>
    <w:rsid w:val="0002699B"/>
    <w:rsid w:val="00031816"/>
    <w:rsid w:val="0003330C"/>
    <w:rsid w:val="0003331F"/>
    <w:rsid w:val="0003452D"/>
    <w:rsid w:val="000353B7"/>
    <w:rsid w:val="00036B26"/>
    <w:rsid w:val="00036ED9"/>
    <w:rsid w:val="0004089D"/>
    <w:rsid w:val="00041B2F"/>
    <w:rsid w:val="00042500"/>
    <w:rsid w:val="00045896"/>
    <w:rsid w:val="00047509"/>
    <w:rsid w:val="00047B4A"/>
    <w:rsid w:val="00051A2A"/>
    <w:rsid w:val="00054218"/>
    <w:rsid w:val="00054936"/>
    <w:rsid w:val="00056241"/>
    <w:rsid w:val="00056D8B"/>
    <w:rsid w:val="00060128"/>
    <w:rsid w:val="000608CD"/>
    <w:rsid w:val="00060C63"/>
    <w:rsid w:val="000614B0"/>
    <w:rsid w:val="00061DF0"/>
    <w:rsid w:val="00063CC9"/>
    <w:rsid w:val="00063D70"/>
    <w:rsid w:val="00063F29"/>
    <w:rsid w:val="000643DA"/>
    <w:rsid w:val="000677BB"/>
    <w:rsid w:val="00067AA8"/>
    <w:rsid w:val="00070BF4"/>
    <w:rsid w:val="0007146B"/>
    <w:rsid w:val="00071B74"/>
    <w:rsid w:val="00072861"/>
    <w:rsid w:val="00074BDB"/>
    <w:rsid w:val="00075C6E"/>
    <w:rsid w:val="00082294"/>
    <w:rsid w:val="00083834"/>
    <w:rsid w:val="00083C43"/>
    <w:rsid w:val="0008503C"/>
    <w:rsid w:val="000863A0"/>
    <w:rsid w:val="0008772A"/>
    <w:rsid w:val="00091C23"/>
    <w:rsid w:val="000965CD"/>
    <w:rsid w:val="0009769A"/>
    <w:rsid w:val="000A00DD"/>
    <w:rsid w:val="000A148D"/>
    <w:rsid w:val="000A1B73"/>
    <w:rsid w:val="000A3B93"/>
    <w:rsid w:val="000A5606"/>
    <w:rsid w:val="000A6D5B"/>
    <w:rsid w:val="000B202D"/>
    <w:rsid w:val="000B29F3"/>
    <w:rsid w:val="000B2B20"/>
    <w:rsid w:val="000B2BCA"/>
    <w:rsid w:val="000B4489"/>
    <w:rsid w:val="000B5D19"/>
    <w:rsid w:val="000B73CF"/>
    <w:rsid w:val="000B7BCB"/>
    <w:rsid w:val="000C00B4"/>
    <w:rsid w:val="000C0F44"/>
    <w:rsid w:val="000C2024"/>
    <w:rsid w:val="000C23D4"/>
    <w:rsid w:val="000C58C2"/>
    <w:rsid w:val="000C6399"/>
    <w:rsid w:val="000C6532"/>
    <w:rsid w:val="000D0476"/>
    <w:rsid w:val="000D1C62"/>
    <w:rsid w:val="000D1D0C"/>
    <w:rsid w:val="000D1DDB"/>
    <w:rsid w:val="000D4204"/>
    <w:rsid w:val="000D566D"/>
    <w:rsid w:val="000E0FDE"/>
    <w:rsid w:val="000E2256"/>
    <w:rsid w:val="000E30BD"/>
    <w:rsid w:val="000E4380"/>
    <w:rsid w:val="000E6240"/>
    <w:rsid w:val="000E675B"/>
    <w:rsid w:val="000E69F4"/>
    <w:rsid w:val="000F06BF"/>
    <w:rsid w:val="000F1A26"/>
    <w:rsid w:val="000F2685"/>
    <w:rsid w:val="000F2AFE"/>
    <w:rsid w:val="000F2C13"/>
    <w:rsid w:val="000F41B4"/>
    <w:rsid w:val="000F7596"/>
    <w:rsid w:val="000F7F9C"/>
    <w:rsid w:val="00100385"/>
    <w:rsid w:val="00100CA1"/>
    <w:rsid w:val="00100DD0"/>
    <w:rsid w:val="00103280"/>
    <w:rsid w:val="0010359B"/>
    <w:rsid w:val="001058B8"/>
    <w:rsid w:val="00106E4E"/>
    <w:rsid w:val="00107E46"/>
    <w:rsid w:val="0011023D"/>
    <w:rsid w:val="00110C15"/>
    <w:rsid w:val="00114B93"/>
    <w:rsid w:val="001167F7"/>
    <w:rsid w:val="00117D5E"/>
    <w:rsid w:val="0012251B"/>
    <w:rsid w:val="00125FC8"/>
    <w:rsid w:val="00131898"/>
    <w:rsid w:val="00140B8C"/>
    <w:rsid w:val="00140C70"/>
    <w:rsid w:val="00140F0B"/>
    <w:rsid w:val="0014368D"/>
    <w:rsid w:val="001509C6"/>
    <w:rsid w:val="001509D7"/>
    <w:rsid w:val="00150BC8"/>
    <w:rsid w:val="00151111"/>
    <w:rsid w:val="0015156B"/>
    <w:rsid w:val="00153AC1"/>
    <w:rsid w:val="00156C1D"/>
    <w:rsid w:val="001571BF"/>
    <w:rsid w:val="001607B8"/>
    <w:rsid w:val="001611D3"/>
    <w:rsid w:val="001622BE"/>
    <w:rsid w:val="001624F2"/>
    <w:rsid w:val="0016259F"/>
    <w:rsid w:val="0016347A"/>
    <w:rsid w:val="001648F7"/>
    <w:rsid w:val="00167EBD"/>
    <w:rsid w:val="00171510"/>
    <w:rsid w:val="00171EEC"/>
    <w:rsid w:val="00173BA3"/>
    <w:rsid w:val="00174164"/>
    <w:rsid w:val="00175824"/>
    <w:rsid w:val="00177862"/>
    <w:rsid w:val="00177A25"/>
    <w:rsid w:val="00180A6E"/>
    <w:rsid w:val="0018222A"/>
    <w:rsid w:val="00184B10"/>
    <w:rsid w:val="00186C12"/>
    <w:rsid w:val="00186D26"/>
    <w:rsid w:val="00186DBD"/>
    <w:rsid w:val="00186E9B"/>
    <w:rsid w:val="0018750E"/>
    <w:rsid w:val="00190BDA"/>
    <w:rsid w:val="00190D96"/>
    <w:rsid w:val="0019660D"/>
    <w:rsid w:val="001A0594"/>
    <w:rsid w:val="001A14FA"/>
    <w:rsid w:val="001A3171"/>
    <w:rsid w:val="001A31D9"/>
    <w:rsid w:val="001A367B"/>
    <w:rsid w:val="001A3761"/>
    <w:rsid w:val="001A3945"/>
    <w:rsid w:val="001A47DB"/>
    <w:rsid w:val="001A5FDC"/>
    <w:rsid w:val="001A6869"/>
    <w:rsid w:val="001A7BFC"/>
    <w:rsid w:val="001B16B1"/>
    <w:rsid w:val="001B40D0"/>
    <w:rsid w:val="001B554E"/>
    <w:rsid w:val="001B635A"/>
    <w:rsid w:val="001B6802"/>
    <w:rsid w:val="001B6D0E"/>
    <w:rsid w:val="001C0A6A"/>
    <w:rsid w:val="001C104C"/>
    <w:rsid w:val="001C7739"/>
    <w:rsid w:val="001C7B2F"/>
    <w:rsid w:val="001D3AC5"/>
    <w:rsid w:val="001D6469"/>
    <w:rsid w:val="001D7ABA"/>
    <w:rsid w:val="001E1353"/>
    <w:rsid w:val="001E19CB"/>
    <w:rsid w:val="001E249B"/>
    <w:rsid w:val="001F0D18"/>
    <w:rsid w:val="001F1812"/>
    <w:rsid w:val="001F478D"/>
    <w:rsid w:val="001F5C0A"/>
    <w:rsid w:val="001F6164"/>
    <w:rsid w:val="001F733B"/>
    <w:rsid w:val="001F74E6"/>
    <w:rsid w:val="001F7896"/>
    <w:rsid w:val="001F7A64"/>
    <w:rsid w:val="001F7D04"/>
    <w:rsid w:val="00200440"/>
    <w:rsid w:val="002010C7"/>
    <w:rsid w:val="002051C7"/>
    <w:rsid w:val="002061F0"/>
    <w:rsid w:val="00206655"/>
    <w:rsid w:val="00207B6C"/>
    <w:rsid w:val="002113A8"/>
    <w:rsid w:val="00211CF6"/>
    <w:rsid w:val="00213233"/>
    <w:rsid w:val="00213687"/>
    <w:rsid w:val="002139A4"/>
    <w:rsid w:val="00215DD8"/>
    <w:rsid w:val="0021676E"/>
    <w:rsid w:val="00216803"/>
    <w:rsid w:val="00217ED4"/>
    <w:rsid w:val="002200EC"/>
    <w:rsid w:val="00222BF8"/>
    <w:rsid w:val="002237B7"/>
    <w:rsid w:val="00223BD9"/>
    <w:rsid w:val="00224E11"/>
    <w:rsid w:val="002259B6"/>
    <w:rsid w:val="00226BC3"/>
    <w:rsid w:val="00234CD1"/>
    <w:rsid w:val="00237097"/>
    <w:rsid w:val="0023753D"/>
    <w:rsid w:val="00237CC1"/>
    <w:rsid w:val="00241238"/>
    <w:rsid w:val="002461A4"/>
    <w:rsid w:val="00246BF6"/>
    <w:rsid w:val="002505E9"/>
    <w:rsid w:val="00251FE1"/>
    <w:rsid w:val="00252933"/>
    <w:rsid w:val="002532C5"/>
    <w:rsid w:val="0025378A"/>
    <w:rsid w:val="00253A33"/>
    <w:rsid w:val="002559E9"/>
    <w:rsid w:val="0025693E"/>
    <w:rsid w:val="00262147"/>
    <w:rsid w:val="002621F9"/>
    <w:rsid w:val="00262BB7"/>
    <w:rsid w:val="00263450"/>
    <w:rsid w:val="00263B4E"/>
    <w:rsid w:val="00263C77"/>
    <w:rsid w:val="002644A9"/>
    <w:rsid w:val="0026590B"/>
    <w:rsid w:val="002663C8"/>
    <w:rsid w:val="00266F02"/>
    <w:rsid w:val="002675D3"/>
    <w:rsid w:val="00267836"/>
    <w:rsid w:val="00267D87"/>
    <w:rsid w:val="002708EC"/>
    <w:rsid w:val="002732A5"/>
    <w:rsid w:val="002759EA"/>
    <w:rsid w:val="00283309"/>
    <w:rsid w:val="00283C14"/>
    <w:rsid w:val="00284F77"/>
    <w:rsid w:val="0029170B"/>
    <w:rsid w:val="00293687"/>
    <w:rsid w:val="002947AC"/>
    <w:rsid w:val="002968D6"/>
    <w:rsid w:val="002A2787"/>
    <w:rsid w:val="002A6A65"/>
    <w:rsid w:val="002A6C10"/>
    <w:rsid w:val="002A6D2A"/>
    <w:rsid w:val="002A6E41"/>
    <w:rsid w:val="002B1FCA"/>
    <w:rsid w:val="002B2854"/>
    <w:rsid w:val="002B2CC9"/>
    <w:rsid w:val="002B3074"/>
    <w:rsid w:val="002B37F9"/>
    <w:rsid w:val="002B4592"/>
    <w:rsid w:val="002B753B"/>
    <w:rsid w:val="002B7A00"/>
    <w:rsid w:val="002C39F6"/>
    <w:rsid w:val="002C6639"/>
    <w:rsid w:val="002C6946"/>
    <w:rsid w:val="002C748F"/>
    <w:rsid w:val="002D2972"/>
    <w:rsid w:val="002D3728"/>
    <w:rsid w:val="002D4A44"/>
    <w:rsid w:val="002E02CE"/>
    <w:rsid w:val="002E201A"/>
    <w:rsid w:val="002E3C47"/>
    <w:rsid w:val="002E4446"/>
    <w:rsid w:val="002E48E1"/>
    <w:rsid w:val="002E6130"/>
    <w:rsid w:val="002F1B2B"/>
    <w:rsid w:val="002F2552"/>
    <w:rsid w:val="002F413E"/>
    <w:rsid w:val="002F4601"/>
    <w:rsid w:val="002F5F8B"/>
    <w:rsid w:val="002F64CD"/>
    <w:rsid w:val="002F6A04"/>
    <w:rsid w:val="0030145D"/>
    <w:rsid w:val="003020F8"/>
    <w:rsid w:val="003032EB"/>
    <w:rsid w:val="003033A9"/>
    <w:rsid w:val="003034D7"/>
    <w:rsid w:val="00304C43"/>
    <w:rsid w:val="003104DC"/>
    <w:rsid w:val="00311EC9"/>
    <w:rsid w:val="00314BAD"/>
    <w:rsid w:val="00315D14"/>
    <w:rsid w:val="0031667A"/>
    <w:rsid w:val="00323077"/>
    <w:rsid w:val="00325EF0"/>
    <w:rsid w:val="00327E44"/>
    <w:rsid w:val="00330231"/>
    <w:rsid w:val="0033065C"/>
    <w:rsid w:val="00331318"/>
    <w:rsid w:val="00332E6D"/>
    <w:rsid w:val="003347FC"/>
    <w:rsid w:val="00335438"/>
    <w:rsid w:val="00343109"/>
    <w:rsid w:val="00344651"/>
    <w:rsid w:val="003472BA"/>
    <w:rsid w:val="0035391C"/>
    <w:rsid w:val="0035627E"/>
    <w:rsid w:val="003609AF"/>
    <w:rsid w:val="00362F1F"/>
    <w:rsid w:val="003645B9"/>
    <w:rsid w:val="00365E0A"/>
    <w:rsid w:val="00366D5A"/>
    <w:rsid w:val="00367A85"/>
    <w:rsid w:val="00367FB5"/>
    <w:rsid w:val="003715CF"/>
    <w:rsid w:val="00371C2B"/>
    <w:rsid w:val="00372E29"/>
    <w:rsid w:val="00374947"/>
    <w:rsid w:val="00374ADB"/>
    <w:rsid w:val="00374F98"/>
    <w:rsid w:val="00375C65"/>
    <w:rsid w:val="003768FA"/>
    <w:rsid w:val="00376D84"/>
    <w:rsid w:val="0038051A"/>
    <w:rsid w:val="00382664"/>
    <w:rsid w:val="00385960"/>
    <w:rsid w:val="00386596"/>
    <w:rsid w:val="0038680A"/>
    <w:rsid w:val="00387CD0"/>
    <w:rsid w:val="00392871"/>
    <w:rsid w:val="00392B40"/>
    <w:rsid w:val="00393088"/>
    <w:rsid w:val="003931D9"/>
    <w:rsid w:val="0039375E"/>
    <w:rsid w:val="0039494F"/>
    <w:rsid w:val="00395DC7"/>
    <w:rsid w:val="003961E7"/>
    <w:rsid w:val="003968DB"/>
    <w:rsid w:val="003A1101"/>
    <w:rsid w:val="003A29E6"/>
    <w:rsid w:val="003A2E9E"/>
    <w:rsid w:val="003A32C3"/>
    <w:rsid w:val="003A3DE8"/>
    <w:rsid w:val="003A3E3F"/>
    <w:rsid w:val="003A7559"/>
    <w:rsid w:val="003B02F9"/>
    <w:rsid w:val="003B1DF2"/>
    <w:rsid w:val="003B1E8B"/>
    <w:rsid w:val="003B3333"/>
    <w:rsid w:val="003B469E"/>
    <w:rsid w:val="003B66F0"/>
    <w:rsid w:val="003B71A5"/>
    <w:rsid w:val="003C4978"/>
    <w:rsid w:val="003C69EC"/>
    <w:rsid w:val="003D13D0"/>
    <w:rsid w:val="003D25E7"/>
    <w:rsid w:val="003D31C0"/>
    <w:rsid w:val="003D4592"/>
    <w:rsid w:val="003D5706"/>
    <w:rsid w:val="003D5A90"/>
    <w:rsid w:val="003E3CF9"/>
    <w:rsid w:val="003E4C45"/>
    <w:rsid w:val="003E6549"/>
    <w:rsid w:val="003E7A99"/>
    <w:rsid w:val="003F345A"/>
    <w:rsid w:val="003F4F80"/>
    <w:rsid w:val="003F5B19"/>
    <w:rsid w:val="003F67AE"/>
    <w:rsid w:val="003F6D13"/>
    <w:rsid w:val="003F75B4"/>
    <w:rsid w:val="00406978"/>
    <w:rsid w:val="00411502"/>
    <w:rsid w:val="004142D8"/>
    <w:rsid w:val="004155E5"/>
    <w:rsid w:val="004205E7"/>
    <w:rsid w:val="0042063C"/>
    <w:rsid w:val="00422E26"/>
    <w:rsid w:val="004232E0"/>
    <w:rsid w:val="00423EA8"/>
    <w:rsid w:val="00424B22"/>
    <w:rsid w:val="00426519"/>
    <w:rsid w:val="0042654A"/>
    <w:rsid w:val="00427D08"/>
    <w:rsid w:val="00427D2F"/>
    <w:rsid w:val="004302C8"/>
    <w:rsid w:val="0043202A"/>
    <w:rsid w:val="00435C61"/>
    <w:rsid w:val="004369F0"/>
    <w:rsid w:val="004377D6"/>
    <w:rsid w:val="004410ED"/>
    <w:rsid w:val="00442DBB"/>
    <w:rsid w:val="0044477D"/>
    <w:rsid w:val="00444825"/>
    <w:rsid w:val="004459A8"/>
    <w:rsid w:val="00450BAA"/>
    <w:rsid w:val="00451591"/>
    <w:rsid w:val="004535D5"/>
    <w:rsid w:val="00456CF9"/>
    <w:rsid w:val="00457274"/>
    <w:rsid w:val="00457D42"/>
    <w:rsid w:val="00461425"/>
    <w:rsid w:val="00462022"/>
    <w:rsid w:val="004636A6"/>
    <w:rsid w:val="00464BC1"/>
    <w:rsid w:val="00466FD1"/>
    <w:rsid w:val="00470412"/>
    <w:rsid w:val="00470BAA"/>
    <w:rsid w:val="00472E07"/>
    <w:rsid w:val="00473F41"/>
    <w:rsid w:val="00474763"/>
    <w:rsid w:val="00475B3E"/>
    <w:rsid w:val="004763DD"/>
    <w:rsid w:val="004867E5"/>
    <w:rsid w:val="00486CFD"/>
    <w:rsid w:val="00491020"/>
    <w:rsid w:val="00492921"/>
    <w:rsid w:val="00493101"/>
    <w:rsid w:val="00493181"/>
    <w:rsid w:val="00493858"/>
    <w:rsid w:val="00494C54"/>
    <w:rsid w:val="00494FB8"/>
    <w:rsid w:val="0049619C"/>
    <w:rsid w:val="004971A8"/>
    <w:rsid w:val="004A1F08"/>
    <w:rsid w:val="004A2590"/>
    <w:rsid w:val="004A427E"/>
    <w:rsid w:val="004A799C"/>
    <w:rsid w:val="004B2F6C"/>
    <w:rsid w:val="004B39DD"/>
    <w:rsid w:val="004B4180"/>
    <w:rsid w:val="004B48AB"/>
    <w:rsid w:val="004B4E4A"/>
    <w:rsid w:val="004B5781"/>
    <w:rsid w:val="004B779A"/>
    <w:rsid w:val="004B7891"/>
    <w:rsid w:val="004B7BEB"/>
    <w:rsid w:val="004C0745"/>
    <w:rsid w:val="004C1462"/>
    <w:rsid w:val="004C1EBA"/>
    <w:rsid w:val="004C3958"/>
    <w:rsid w:val="004D034A"/>
    <w:rsid w:val="004D23A2"/>
    <w:rsid w:val="004D6665"/>
    <w:rsid w:val="004E1A94"/>
    <w:rsid w:val="004E2FE5"/>
    <w:rsid w:val="004E5B7A"/>
    <w:rsid w:val="004E6C43"/>
    <w:rsid w:val="004F1018"/>
    <w:rsid w:val="004F1DAA"/>
    <w:rsid w:val="004F34A5"/>
    <w:rsid w:val="004F4BEB"/>
    <w:rsid w:val="004F4F76"/>
    <w:rsid w:val="00500EB9"/>
    <w:rsid w:val="00501009"/>
    <w:rsid w:val="00504401"/>
    <w:rsid w:val="005048AE"/>
    <w:rsid w:val="005100BC"/>
    <w:rsid w:val="005102CA"/>
    <w:rsid w:val="00510692"/>
    <w:rsid w:val="005116AD"/>
    <w:rsid w:val="00512664"/>
    <w:rsid w:val="0051272C"/>
    <w:rsid w:val="00512D56"/>
    <w:rsid w:val="00512E55"/>
    <w:rsid w:val="00514232"/>
    <w:rsid w:val="0051424F"/>
    <w:rsid w:val="0051787D"/>
    <w:rsid w:val="00520B34"/>
    <w:rsid w:val="00521726"/>
    <w:rsid w:val="00522F20"/>
    <w:rsid w:val="00522FDC"/>
    <w:rsid w:val="005230D1"/>
    <w:rsid w:val="00526A38"/>
    <w:rsid w:val="00530A65"/>
    <w:rsid w:val="00531FEB"/>
    <w:rsid w:val="00532046"/>
    <w:rsid w:val="00535624"/>
    <w:rsid w:val="00535B54"/>
    <w:rsid w:val="00545486"/>
    <w:rsid w:val="005462C9"/>
    <w:rsid w:val="00546A7F"/>
    <w:rsid w:val="005479A8"/>
    <w:rsid w:val="00550FF2"/>
    <w:rsid w:val="00553E6A"/>
    <w:rsid w:val="00556B7F"/>
    <w:rsid w:val="00556CDD"/>
    <w:rsid w:val="00557F45"/>
    <w:rsid w:val="0056057B"/>
    <w:rsid w:val="0056099D"/>
    <w:rsid w:val="005614E3"/>
    <w:rsid w:val="00561C01"/>
    <w:rsid w:val="0056276C"/>
    <w:rsid w:val="00562F1E"/>
    <w:rsid w:val="0056338A"/>
    <w:rsid w:val="0056386E"/>
    <w:rsid w:val="00564151"/>
    <w:rsid w:val="005646DE"/>
    <w:rsid w:val="005650C2"/>
    <w:rsid w:val="005674EE"/>
    <w:rsid w:val="005677A2"/>
    <w:rsid w:val="00570340"/>
    <w:rsid w:val="00571D6A"/>
    <w:rsid w:val="00573956"/>
    <w:rsid w:val="00574372"/>
    <w:rsid w:val="005765FD"/>
    <w:rsid w:val="00576F5E"/>
    <w:rsid w:val="00580E0D"/>
    <w:rsid w:val="0058363A"/>
    <w:rsid w:val="00585D8D"/>
    <w:rsid w:val="0058726D"/>
    <w:rsid w:val="00587ACC"/>
    <w:rsid w:val="005964B4"/>
    <w:rsid w:val="00596633"/>
    <w:rsid w:val="00597890"/>
    <w:rsid w:val="005978EF"/>
    <w:rsid w:val="005A068F"/>
    <w:rsid w:val="005A0A25"/>
    <w:rsid w:val="005A0C82"/>
    <w:rsid w:val="005A11A2"/>
    <w:rsid w:val="005A24FD"/>
    <w:rsid w:val="005A471B"/>
    <w:rsid w:val="005A6F0A"/>
    <w:rsid w:val="005B07D6"/>
    <w:rsid w:val="005B0AA1"/>
    <w:rsid w:val="005B2E63"/>
    <w:rsid w:val="005B47CE"/>
    <w:rsid w:val="005B4813"/>
    <w:rsid w:val="005B511A"/>
    <w:rsid w:val="005B575C"/>
    <w:rsid w:val="005B5D7C"/>
    <w:rsid w:val="005C1C9F"/>
    <w:rsid w:val="005C2EF5"/>
    <w:rsid w:val="005C3C4A"/>
    <w:rsid w:val="005C532C"/>
    <w:rsid w:val="005D0430"/>
    <w:rsid w:val="005D2964"/>
    <w:rsid w:val="005D2E4B"/>
    <w:rsid w:val="005D303F"/>
    <w:rsid w:val="005D5616"/>
    <w:rsid w:val="005D6B0A"/>
    <w:rsid w:val="005D6EB8"/>
    <w:rsid w:val="005E05BF"/>
    <w:rsid w:val="005E1645"/>
    <w:rsid w:val="005E3CB4"/>
    <w:rsid w:val="005E54BC"/>
    <w:rsid w:val="005F035B"/>
    <w:rsid w:val="005F069D"/>
    <w:rsid w:val="005F088D"/>
    <w:rsid w:val="005F0EF3"/>
    <w:rsid w:val="005F30B9"/>
    <w:rsid w:val="005F40A4"/>
    <w:rsid w:val="005F45A1"/>
    <w:rsid w:val="005F5A67"/>
    <w:rsid w:val="005F6F44"/>
    <w:rsid w:val="0060068E"/>
    <w:rsid w:val="00600B58"/>
    <w:rsid w:val="00601374"/>
    <w:rsid w:val="00605DA9"/>
    <w:rsid w:val="00606A7D"/>
    <w:rsid w:val="00606D77"/>
    <w:rsid w:val="006070F2"/>
    <w:rsid w:val="00607C23"/>
    <w:rsid w:val="0061325F"/>
    <w:rsid w:val="006137A1"/>
    <w:rsid w:val="00614A2A"/>
    <w:rsid w:val="00617C99"/>
    <w:rsid w:val="00620111"/>
    <w:rsid w:val="00623BCB"/>
    <w:rsid w:val="006240A5"/>
    <w:rsid w:val="006241CF"/>
    <w:rsid w:val="00624734"/>
    <w:rsid w:val="006251B6"/>
    <w:rsid w:val="00625E81"/>
    <w:rsid w:val="00631373"/>
    <w:rsid w:val="006315A0"/>
    <w:rsid w:val="006364D0"/>
    <w:rsid w:val="006367DF"/>
    <w:rsid w:val="006374F7"/>
    <w:rsid w:val="00637F6B"/>
    <w:rsid w:val="006413C1"/>
    <w:rsid w:val="006427D8"/>
    <w:rsid w:val="00642F44"/>
    <w:rsid w:val="006455BB"/>
    <w:rsid w:val="00645B01"/>
    <w:rsid w:val="00647344"/>
    <w:rsid w:val="00647470"/>
    <w:rsid w:val="006477B6"/>
    <w:rsid w:val="00650287"/>
    <w:rsid w:val="00650FC3"/>
    <w:rsid w:val="00651284"/>
    <w:rsid w:val="006524FA"/>
    <w:rsid w:val="00655D12"/>
    <w:rsid w:val="00661A24"/>
    <w:rsid w:val="00663874"/>
    <w:rsid w:val="00664F5C"/>
    <w:rsid w:val="00665AE3"/>
    <w:rsid w:val="00671E4F"/>
    <w:rsid w:val="006729E4"/>
    <w:rsid w:val="00672F95"/>
    <w:rsid w:val="006734FA"/>
    <w:rsid w:val="00675755"/>
    <w:rsid w:val="00675E38"/>
    <w:rsid w:val="0067619F"/>
    <w:rsid w:val="00676ED2"/>
    <w:rsid w:val="0067701F"/>
    <w:rsid w:val="00680E97"/>
    <w:rsid w:val="00682D7E"/>
    <w:rsid w:val="00685C68"/>
    <w:rsid w:val="00685FA5"/>
    <w:rsid w:val="00690678"/>
    <w:rsid w:val="006906CD"/>
    <w:rsid w:val="0069531E"/>
    <w:rsid w:val="006A01B1"/>
    <w:rsid w:val="006A10B7"/>
    <w:rsid w:val="006A1780"/>
    <w:rsid w:val="006A3737"/>
    <w:rsid w:val="006A3C97"/>
    <w:rsid w:val="006A4E47"/>
    <w:rsid w:val="006A6686"/>
    <w:rsid w:val="006A6775"/>
    <w:rsid w:val="006A68CC"/>
    <w:rsid w:val="006A78D0"/>
    <w:rsid w:val="006B1299"/>
    <w:rsid w:val="006B211B"/>
    <w:rsid w:val="006B3CB4"/>
    <w:rsid w:val="006B5964"/>
    <w:rsid w:val="006B7176"/>
    <w:rsid w:val="006C0D46"/>
    <w:rsid w:val="006C1791"/>
    <w:rsid w:val="006C4B32"/>
    <w:rsid w:val="006C6F4A"/>
    <w:rsid w:val="006D1332"/>
    <w:rsid w:val="006D1DA2"/>
    <w:rsid w:val="006D352C"/>
    <w:rsid w:val="006D46EA"/>
    <w:rsid w:val="006E0BBE"/>
    <w:rsid w:val="006E4C65"/>
    <w:rsid w:val="006E4E28"/>
    <w:rsid w:val="006F0135"/>
    <w:rsid w:val="006F0D7D"/>
    <w:rsid w:val="006F12F3"/>
    <w:rsid w:val="006F517B"/>
    <w:rsid w:val="006F61B9"/>
    <w:rsid w:val="006F6DAA"/>
    <w:rsid w:val="006F7991"/>
    <w:rsid w:val="007007D8"/>
    <w:rsid w:val="00701A2B"/>
    <w:rsid w:val="00701E0D"/>
    <w:rsid w:val="007025BA"/>
    <w:rsid w:val="00702670"/>
    <w:rsid w:val="007028E4"/>
    <w:rsid w:val="00702AEA"/>
    <w:rsid w:val="00702E41"/>
    <w:rsid w:val="00703FA5"/>
    <w:rsid w:val="007047DB"/>
    <w:rsid w:val="0070521D"/>
    <w:rsid w:val="00705D55"/>
    <w:rsid w:val="00707293"/>
    <w:rsid w:val="0070777E"/>
    <w:rsid w:val="00710798"/>
    <w:rsid w:val="0071353E"/>
    <w:rsid w:val="00715204"/>
    <w:rsid w:val="007153D3"/>
    <w:rsid w:val="00716150"/>
    <w:rsid w:val="007177E3"/>
    <w:rsid w:val="00721FDB"/>
    <w:rsid w:val="0072226F"/>
    <w:rsid w:val="0072367B"/>
    <w:rsid w:val="00723EFC"/>
    <w:rsid w:val="00725964"/>
    <w:rsid w:val="0073339A"/>
    <w:rsid w:val="00733B6B"/>
    <w:rsid w:val="00736CA7"/>
    <w:rsid w:val="007378C6"/>
    <w:rsid w:val="0074265A"/>
    <w:rsid w:val="00742C90"/>
    <w:rsid w:val="00742D21"/>
    <w:rsid w:val="007435E9"/>
    <w:rsid w:val="007436AE"/>
    <w:rsid w:val="007437F9"/>
    <w:rsid w:val="00743BA7"/>
    <w:rsid w:val="00746803"/>
    <w:rsid w:val="00746CB8"/>
    <w:rsid w:val="007477E4"/>
    <w:rsid w:val="0074799C"/>
    <w:rsid w:val="0075304E"/>
    <w:rsid w:val="00753804"/>
    <w:rsid w:val="00753EDE"/>
    <w:rsid w:val="007540F1"/>
    <w:rsid w:val="00754A4A"/>
    <w:rsid w:val="00754C20"/>
    <w:rsid w:val="007569CF"/>
    <w:rsid w:val="00760159"/>
    <w:rsid w:val="007604B3"/>
    <w:rsid w:val="0076285A"/>
    <w:rsid w:val="00763EC4"/>
    <w:rsid w:val="00764163"/>
    <w:rsid w:val="0076580B"/>
    <w:rsid w:val="0076595C"/>
    <w:rsid w:val="0076650F"/>
    <w:rsid w:val="0077030E"/>
    <w:rsid w:val="00770D83"/>
    <w:rsid w:val="007736A0"/>
    <w:rsid w:val="00774267"/>
    <w:rsid w:val="007745F7"/>
    <w:rsid w:val="00774AF2"/>
    <w:rsid w:val="00775C2D"/>
    <w:rsid w:val="0077693F"/>
    <w:rsid w:val="00777853"/>
    <w:rsid w:val="00781560"/>
    <w:rsid w:val="00784BF2"/>
    <w:rsid w:val="00790321"/>
    <w:rsid w:val="00790731"/>
    <w:rsid w:val="00791A7A"/>
    <w:rsid w:val="00791CD2"/>
    <w:rsid w:val="00793B7F"/>
    <w:rsid w:val="00796C3D"/>
    <w:rsid w:val="00796F2D"/>
    <w:rsid w:val="007A0534"/>
    <w:rsid w:val="007A09FA"/>
    <w:rsid w:val="007A1293"/>
    <w:rsid w:val="007A1E7F"/>
    <w:rsid w:val="007A26CD"/>
    <w:rsid w:val="007A5645"/>
    <w:rsid w:val="007A6D0D"/>
    <w:rsid w:val="007B0EEA"/>
    <w:rsid w:val="007B2029"/>
    <w:rsid w:val="007B2BCE"/>
    <w:rsid w:val="007B3515"/>
    <w:rsid w:val="007B41C0"/>
    <w:rsid w:val="007B4BD9"/>
    <w:rsid w:val="007B5CF3"/>
    <w:rsid w:val="007B625D"/>
    <w:rsid w:val="007B6B08"/>
    <w:rsid w:val="007B708D"/>
    <w:rsid w:val="007B73D4"/>
    <w:rsid w:val="007B7E05"/>
    <w:rsid w:val="007B7ED7"/>
    <w:rsid w:val="007C1879"/>
    <w:rsid w:val="007C3237"/>
    <w:rsid w:val="007C3618"/>
    <w:rsid w:val="007C460B"/>
    <w:rsid w:val="007C4CA5"/>
    <w:rsid w:val="007C4E75"/>
    <w:rsid w:val="007C4FD5"/>
    <w:rsid w:val="007C760D"/>
    <w:rsid w:val="007C7E05"/>
    <w:rsid w:val="007D1F46"/>
    <w:rsid w:val="007D2B54"/>
    <w:rsid w:val="007D3425"/>
    <w:rsid w:val="007D3AA4"/>
    <w:rsid w:val="007D5D10"/>
    <w:rsid w:val="007D6DC7"/>
    <w:rsid w:val="007D7CFB"/>
    <w:rsid w:val="007E405D"/>
    <w:rsid w:val="007E61E0"/>
    <w:rsid w:val="007E6521"/>
    <w:rsid w:val="007E786A"/>
    <w:rsid w:val="007F008D"/>
    <w:rsid w:val="007F0611"/>
    <w:rsid w:val="007F3414"/>
    <w:rsid w:val="007F5FB3"/>
    <w:rsid w:val="007F607E"/>
    <w:rsid w:val="007F6227"/>
    <w:rsid w:val="007F6E55"/>
    <w:rsid w:val="00803968"/>
    <w:rsid w:val="0080401C"/>
    <w:rsid w:val="0080616D"/>
    <w:rsid w:val="00806471"/>
    <w:rsid w:val="00806804"/>
    <w:rsid w:val="0080698B"/>
    <w:rsid w:val="008075C0"/>
    <w:rsid w:val="008075C4"/>
    <w:rsid w:val="00812109"/>
    <w:rsid w:val="00812607"/>
    <w:rsid w:val="00812BA6"/>
    <w:rsid w:val="008132B4"/>
    <w:rsid w:val="0081332B"/>
    <w:rsid w:val="00814862"/>
    <w:rsid w:val="008159FF"/>
    <w:rsid w:val="00816DF6"/>
    <w:rsid w:val="00817E99"/>
    <w:rsid w:val="00820571"/>
    <w:rsid w:val="00820F04"/>
    <w:rsid w:val="00822C7E"/>
    <w:rsid w:val="00823230"/>
    <w:rsid w:val="00823D1B"/>
    <w:rsid w:val="00823F58"/>
    <w:rsid w:val="00824658"/>
    <w:rsid w:val="0083222E"/>
    <w:rsid w:val="00833E57"/>
    <w:rsid w:val="008359CA"/>
    <w:rsid w:val="00835BB4"/>
    <w:rsid w:val="00835D80"/>
    <w:rsid w:val="0083629F"/>
    <w:rsid w:val="00841ACC"/>
    <w:rsid w:val="00844B3F"/>
    <w:rsid w:val="0084531F"/>
    <w:rsid w:val="0084781C"/>
    <w:rsid w:val="008501C6"/>
    <w:rsid w:val="00852861"/>
    <w:rsid w:val="0085311F"/>
    <w:rsid w:val="00853414"/>
    <w:rsid w:val="00855320"/>
    <w:rsid w:val="008577BF"/>
    <w:rsid w:val="00857B85"/>
    <w:rsid w:val="0086122D"/>
    <w:rsid w:val="008664AB"/>
    <w:rsid w:val="00866653"/>
    <w:rsid w:val="008701CE"/>
    <w:rsid w:val="00871663"/>
    <w:rsid w:val="00871904"/>
    <w:rsid w:val="008732F9"/>
    <w:rsid w:val="00874924"/>
    <w:rsid w:val="008804BD"/>
    <w:rsid w:val="0088126C"/>
    <w:rsid w:val="0088163E"/>
    <w:rsid w:val="00881AAB"/>
    <w:rsid w:val="00885F72"/>
    <w:rsid w:val="008867B6"/>
    <w:rsid w:val="00886D9A"/>
    <w:rsid w:val="008875D7"/>
    <w:rsid w:val="00887BA2"/>
    <w:rsid w:val="00891B18"/>
    <w:rsid w:val="00891ECE"/>
    <w:rsid w:val="008921FA"/>
    <w:rsid w:val="00894D5D"/>
    <w:rsid w:val="008953F1"/>
    <w:rsid w:val="008955B4"/>
    <w:rsid w:val="0089605D"/>
    <w:rsid w:val="008A0781"/>
    <w:rsid w:val="008A0E9D"/>
    <w:rsid w:val="008A42A6"/>
    <w:rsid w:val="008A56EB"/>
    <w:rsid w:val="008B0906"/>
    <w:rsid w:val="008B1865"/>
    <w:rsid w:val="008B6B02"/>
    <w:rsid w:val="008C11F0"/>
    <w:rsid w:val="008C179B"/>
    <w:rsid w:val="008C1BFD"/>
    <w:rsid w:val="008C2F71"/>
    <w:rsid w:val="008C400E"/>
    <w:rsid w:val="008C4B65"/>
    <w:rsid w:val="008C68F3"/>
    <w:rsid w:val="008C6FBC"/>
    <w:rsid w:val="008D01F3"/>
    <w:rsid w:val="008D0216"/>
    <w:rsid w:val="008D0D05"/>
    <w:rsid w:val="008D4AAC"/>
    <w:rsid w:val="008D52E1"/>
    <w:rsid w:val="008D6A70"/>
    <w:rsid w:val="008E0CBE"/>
    <w:rsid w:val="008E440C"/>
    <w:rsid w:val="008E5C32"/>
    <w:rsid w:val="008E7A37"/>
    <w:rsid w:val="008F0C33"/>
    <w:rsid w:val="008F1746"/>
    <w:rsid w:val="008F2B30"/>
    <w:rsid w:val="008F3A71"/>
    <w:rsid w:val="009009AE"/>
    <w:rsid w:val="00902D65"/>
    <w:rsid w:val="00903314"/>
    <w:rsid w:val="00905E52"/>
    <w:rsid w:val="00906A19"/>
    <w:rsid w:val="009072C2"/>
    <w:rsid w:val="009110AA"/>
    <w:rsid w:val="00912E7B"/>
    <w:rsid w:val="0091357E"/>
    <w:rsid w:val="009148AA"/>
    <w:rsid w:val="00914BFF"/>
    <w:rsid w:val="009150CB"/>
    <w:rsid w:val="0091526F"/>
    <w:rsid w:val="00915D70"/>
    <w:rsid w:val="00916F12"/>
    <w:rsid w:val="009178B9"/>
    <w:rsid w:val="00921F1D"/>
    <w:rsid w:val="00924148"/>
    <w:rsid w:val="009248C6"/>
    <w:rsid w:val="0092493F"/>
    <w:rsid w:val="00924E4C"/>
    <w:rsid w:val="009261BB"/>
    <w:rsid w:val="009301FF"/>
    <w:rsid w:val="00930AC8"/>
    <w:rsid w:val="00930EFA"/>
    <w:rsid w:val="00932938"/>
    <w:rsid w:val="00932F9F"/>
    <w:rsid w:val="00934E1E"/>
    <w:rsid w:val="00934EFA"/>
    <w:rsid w:val="00937B59"/>
    <w:rsid w:val="0094048E"/>
    <w:rsid w:val="009411B3"/>
    <w:rsid w:val="00941989"/>
    <w:rsid w:val="009431DE"/>
    <w:rsid w:val="00943424"/>
    <w:rsid w:val="0094348C"/>
    <w:rsid w:val="00944D15"/>
    <w:rsid w:val="009456C3"/>
    <w:rsid w:val="009468CB"/>
    <w:rsid w:val="00946B3C"/>
    <w:rsid w:val="009478B9"/>
    <w:rsid w:val="0094793A"/>
    <w:rsid w:val="009511C6"/>
    <w:rsid w:val="00951D98"/>
    <w:rsid w:val="00955135"/>
    <w:rsid w:val="009566F2"/>
    <w:rsid w:val="0095701C"/>
    <w:rsid w:val="009572AF"/>
    <w:rsid w:val="0095D6D2"/>
    <w:rsid w:val="00961160"/>
    <w:rsid w:val="00962853"/>
    <w:rsid w:val="00963A5C"/>
    <w:rsid w:val="00964919"/>
    <w:rsid w:val="0096581F"/>
    <w:rsid w:val="009663F2"/>
    <w:rsid w:val="009671C9"/>
    <w:rsid w:val="0096796A"/>
    <w:rsid w:val="00971303"/>
    <w:rsid w:val="00973A3E"/>
    <w:rsid w:val="0097436E"/>
    <w:rsid w:val="009765B5"/>
    <w:rsid w:val="00976B4F"/>
    <w:rsid w:val="0097763C"/>
    <w:rsid w:val="0097797B"/>
    <w:rsid w:val="0098049D"/>
    <w:rsid w:val="00980659"/>
    <w:rsid w:val="00984851"/>
    <w:rsid w:val="0098554B"/>
    <w:rsid w:val="00985582"/>
    <w:rsid w:val="00986FED"/>
    <w:rsid w:val="009870E5"/>
    <w:rsid w:val="00994982"/>
    <w:rsid w:val="009949F9"/>
    <w:rsid w:val="00997EA5"/>
    <w:rsid w:val="009A196D"/>
    <w:rsid w:val="009A1E4F"/>
    <w:rsid w:val="009A20EA"/>
    <w:rsid w:val="009A2EA4"/>
    <w:rsid w:val="009A3307"/>
    <w:rsid w:val="009A3694"/>
    <w:rsid w:val="009A3A9C"/>
    <w:rsid w:val="009A3D38"/>
    <w:rsid w:val="009A413A"/>
    <w:rsid w:val="009A426E"/>
    <w:rsid w:val="009A5547"/>
    <w:rsid w:val="009A688C"/>
    <w:rsid w:val="009B27C0"/>
    <w:rsid w:val="009B38DA"/>
    <w:rsid w:val="009B49DF"/>
    <w:rsid w:val="009B660C"/>
    <w:rsid w:val="009B71AC"/>
    <w:rsid w:val="009B72D8"/>
    <w:rsid w:val="009C2AD5"/>
    <w:rsid w:val="009C3549"/>
    <w:rsid w:val="009C3850"/>
    <w:rsid w:val="009C4FE0"/>
    <w:rsid w:val="009C5581"/>
    <w:rsid w:val="009C6F62"/>
    <w:rsid w:val="009C7B02"/>
    <w:rsid w:val="009D1BCA"/>
    <w:rsid w:val="009D3780"/>
    <w:rsid w:val="009D5936"/>
    <w:rsid w:val="009E27CE"/>
    <w:rsid w:val="009E5C81"/>
    <w:rsid w:val="009E7AA6"/>
    <w:rsid w:val="009F4358"/>
    <w:rsid w:val="009F59DD"/>
    <w:rsid w:val="009F67E1"/>
    <w:rsid w:val="00A01030"/>
    <w:rsid w:val="00A016FD"/>
    <w:rsid w:val="00A019A0"/>
    <w:rsid w:val="00A0229E"/>
    <w:rsid w:val="00A024FA"/>
    <w:rsid w:val="00A02CF4"/>
    <w:rsid w:val="00A02D1B"/>
    <w:rsid w:val="00A04534"/>
    <w:rsid w:val="00A055C3"/>
    <w:rsid w:val="00A12000"/>
    <w:rsid w:val="00A12DF7"/>
    <w:rsid w:val="00A138B9"/>
    <w:rsid w:val="00A1726C"/>
    <w:rsid w:val="00A203AE"/>
    <w:rsid w:val="00A2256C"/>
    <w:rsid w:val="00A2259E"/>
    <w:rsid w:val="00A22760"/>
    <w:rsid w:val="00A2321B"/>
    <w:rsid w:val="00A237A9"/>
    <w:rsid w:val="00A26DF3"/>
    <w:rsid w:val="00A27577"/>
    <w:rsid w:val="00A30A7B"/>
    <w:rsid w:val="00A3588F"/>
    <w:rsid w:val="00A40DE7"/>
    <w:rsid w:val="00A41FC2"/>
    <w:rsid w:val="00A426D0"/>
    <w:rsid w:val="00A46340"/>
    <w:rsid w:val="00A464D4"/>
    <w:rsid w:val="00A46E01"/>
    <w:rsid w:val="00A53A80"/>
    <w:rsid w:val="00A556F6"/>
    <w:rsid w:val="00A55973"/>
    <w:rsid w:val="00A60C75"/>
    <w:rsid w:val="00A62CF2"/>
    <w:rsid w:val="00A62FD7"/>
    <w:rsid w:val="00A6321B"/>
    <w:rsid w:val="00A67137"/>
    <w:rsid w:val="00A71F2E"/>
    <w:rsid w:val="00A72560"/>
    <w:rsid w:val="00A7296F"/>
    <w:rsid w:val="00A73CE5"/>
    <w:rsid w:val="00A77360"/>
    <w:rsid w:val="00A842FC"/>
    <w:rsid w:val="00A875ED"/>
    <w:rsid w:val="00A87B8B"/>
    <w:rsid w:val="00A92902"/>
    <w:rsid w:val="00A946C0"/>
    <w:rsid w:val="00A95162"/>
    <w:rsid w:val="00A9630C"/>
    <w:rsid w:val="00A97A48"/>
    <w:rsid w:val="00AA0C96"/>
    <w:rsid w:val="00AA20C3"/>
    <w:rsid w:val="00AA4798"/>
    <w:rsid w:val="00AA67DA"/>
    <w:rsid w:val="00AB1858"/>
    <w:rsid w:val="00AB2189"/>
    <w:rsid w:val="00AB3794"/>
    <w:rsid w:val="00AB451B"/>
    <w:rsid w:val="00AB4B6E"/>
    <w:rsid w:val="00AB579B"/>
    <w:rsid w:val="00AB6FB6"/>
    <w:rsid w:val="00AB7E4A"/>
    <w:rsid w:val="00AC12C4"/>
    <w:rsid w:val="00AC1D9E"/>
    <w:rsid w:val="00AC3BF1"/>
    <w:rsid w:val="00AC529F"/>
    <w:rsid w:val="00AC63B6"/>
    <w:rsid w:val="00AC6CB9"/>
    <w:rsid w:val="00AC72E2"/>
    <w:rsid w:val="00AC742F"/>
    <w:rsid w:val="00AD1208"/>
    <w:rsid w:val="00AD15C0"/>
    <w:rsid w:val="00AD5119"/>
    <w:rsid w:val="00AD59BA"/>
    <w:rsid w:val="00AD70D3"/>
    <w:rsid w:val="00AE098E"/>
    <w:rsid w:val="00AE211B"/>
    <w:rsid w:val="00AE2C1B"/>
    <w:rsid w:val="00AE374C"/>
    <w:rsid w:val="00AE37E8"/>
    <w:rsid w:val="00AE4ED8"/>
    <w:rsid w:val="00AE5DDE"/>
    <w:rsid w:val="00AE638F"/>
    <w:rsid w:val="00AE6A70"/>
    <w:rsid w:val="00AE71DF"/>
    <w:rsid w:val="00AE788B"/>
    <w:rsid w:val="00AF06F2"/>
    <w:rsid w:val="00AF0C62"/>
    <w:rsid w:val="00AF1054"/>
    <w:rsid w:val="00AF6616"/>
    <w:rsid w:val="00AF6BB3"/>
    <w:rsid w:val="00B04017"/>
    <w:rsid w:val="00B044C4"/>
    <w:rsid w:val="00B0609D"/>
    <w:rsid w:val="00B0660F"/>
    <w:rsid w:val="00B06753"/>
    <w:rsid w:val="00B10234"/>
    <w:rsid w:val="00B150B4"/>
    <w:rsid w:val="00B1793D"/>
    <w:rsid w:val="00B3034F"/>
    <w:rsid w:val="00B3157E"/>
    <w:rsid w:val="00B3168B"/>
    <w:rsid w:val="00B31F10"/>
    <w:rsid w:val="00B32495"/>
    <w:rsid w:val="00B34D41"/>
    <w:rsid w:val="00B34F95"/>
    <w:rsid w:val="00B358C1"/>
    <w:rsid w:val="00B36DB7"/>
    <w:rsid w:val="00B40802"/>
    <w:rsid w:val="00B40911"/>
    <w:rsid w:val="00B42927"/>
    <w:rsid w:val="00B43420"/>
    <w:rsid w:val="00B4501F"/>
    <w:rsid w:val="00B45191"/>
    <w:rsid w:val="00B47129"/>
    <w:rsid w:val="00B514FA"/>
    <w:rsid w:val="00B524D6"/>
    <w:rsid w:val="00B53FB0"/>
    <w:rsid w:val="00B64271"/>
    <w:rsid w:val="00B65C2D"/>
    <w:rsid w:val="00B66C40"/>
    <w:rsid w:val="00B67A37"/>
    <w:rsid w:val="00B67F31"/>
    <w:rsid w:val="00B72130"/>
    <w:rsid w:val="00B72B8A"/>
    <w:rsid w:val="00B744B8"/>
    <w:rsid w:val="00B7671C"/>
    <w:rsid w:val="00B8237C"/>
    <w:rsid w:val="00B8501B"/>
    <w:rsid w:val="00B85DB1"/>
    <w:rsid w:val="00B8729C"/>
    <w:rsid w:val="00B87911"/>
    <w:rsid w:val="00B91E00"/>
    <w:rsid w:val="00B9438A"/>
    <w:rsid w:val="00B94E22"/>
    <w:rsid w:val="00BA0F44"/>
    <w:rsid w:val="00BA25CC"/>
    <w:rsid w:val="00BA336F"/>
    <w:rsid w:val="00BA5715"/>
    <w:rsid w:val="00BA611B"/>
    <w:rsid w:val="00BA6BD4"/>
    <w:rsid w:val="00BB073F"/>
    <w:rsid w:val="00BB36C4"/>
    <w:rsid w:val="00BB56DE"/>
    <w:rsid w:val="00BB6607"/>
    <w:rsid w:val="00BC05B6"/>
    <w:rsid w:val="00BC1985"/>
    <w:rsid w:val="00BC2D74"/>
    <w:rsid w:val="00BC3387"/>
    <w:rsid w:val="00BC5AE5"/>
    <w:rsid w:val="00BC5EAD"/>
    <w:rsid w:val="00BC68B9"/>
    <w:rsid w:val="00BC728C"/>
    <w:rsid w:val="00BD02D7"/>
    <w:rsid w:val="00BD0B4A"/>
    <w:rsid w:val="00BD1967"/>
    <w:rsid w:val="00BD24A3"/>
    <w:rsid w:val="00BD5824"/>
    <w:rsid w:val="00BE1538"/>
    <w:rsid w:val="00BE15B4"/>
    <w:rsid w:val="00BE6B07"/>
    <w:rsid w:val="00BE6D7D"/>
    <w:rsid w:val="00BF032E"/>
    <w:rsid w:val="00BF0A9F"/>
    <w:rsid w:val="00BF0AB7"/>
    <w:rsid w:val="00BF2348"/>
    <w:rsid w:val="00BF2F5B"/>
    <w:rsid w:val="00BF3C87"/>
    <w:rsid w:val="00C00DF8"/>
    <w:rsid w:val="00C01173"/>
    <w:rsid w:val="00C01AE0"/>
    <w:rsid w:val="00C02603"/>
    <w:rsid w:val="00C02E4C"/>
    <w:rsid w:val="00C030B6"/>
    <w:rsid w:val="00C05251"/>
    <w:rsid w:val="00C065BE"/>
    <w:rsid w:val="00C06F02"/>
    <w:rsid w:val="00C10911"/>
    <w:rsid w:val="00C10FF5"/>
    <w:rsid w:val="00C113A8"/>
    <w:rsid w:val="00C11763"/>
    <w:rsid w:val="00C11A4F"/>
    <w:rsid w:val="00C124C0"/>
    <w:rsid w:val="00C12556"/>
    <w:rsid w:val="00C12C6B"/>
    <w:rsid w:val="00C13C54"/>
    <w:rsid w:val="00C14650"/>
    <w:rsid w:val="00C167FF"/>
    <w:rsid w:val="00C16A93"/>
    <w:rsid w:val="00C16AC5"/>
    <w:rsid w:val="00C16D2E"/>
    <w:rsid w:val="00C205F2"/>
    <w:rsid w:val="00C20752"/>
    <w:rsid w:val="00C23A9A"/>
    <w:rsid w:val="00C26429"/>
    <w:rsid w:val="00C26E09"/>
    <w:rsid w:val="00C27F98"/>
    <w:rsid w:val="00C3070A"/>
    <w:rsid w:val="00C3264A"/>
    <w:rsid w:val="00C32814"/>
    <w:rsid w:val="00C329BE"/>
    <w:rsid w:val="00C332D4"/>
    <w:rsid w:val="00C33D3C"/>
    <w:rsid w:val="00C352E6"/>
    <w:rsid w:val="00C35937"/>
    <w:rsid w:val="00C37B11"/>
    <w:rsid w:val="00C410BF"/>
    <w:rsid w:val="00C41BD7"/>
    <w:rsid w:val="00C42B68"/>
    <w:rsid w:val="00C44728"/>
    <w:rsid w:val="00C45828"/>
    <w:rsid w:val="00C45B77"/>
    <w:rsid w:val="00C46F94"/>
    <w:rsid w:val="00C50B68"/>
    <w:rsid w:val="00C556E4"/>
    <w:rsid w:val="00C55C3B"/>
    <w:rsid w:val="00C55D4B"/>
    <w:rsid w:val="00C60110"/>
    <w:rsid w:val="00C60474"/>
    <w:rsid w:val="00C623E4"/>
    <w:rsid w:val="00C656AE"/>
    <w:rsid w:val="00C676BC"/>
    <w:rsid w:val="00C676D6"/>
    <w:rsid w:val="00C67BD2"/>
    <w:rsid w:val="00C70CA0"/>
    <w:rsid w:val="00C71F16"/>
    <w:rsid w:val="00C74E35"/>
    <w:rsid w:val="00C75476"/>
    <w:rsid w:val="00C76D71"/>
    <w:rsid w:val="00C8462D"/>
    <w:rsid w:val="00C862C7"/>
    <w:rsid w:val="00C87D34"/>
    <w:rsid w:val="00C90D39"/>
    <w:rsid w:val="00C940AB"/>
    <w:rsid w:val="00C96042"/>
    <w:rsid w:val="00C96879"/>
    <w:rsid w:val="00C96B8B"/>
    <w:rsid w:val="00C977FB"/>
    <w:rsid w:val="00CA0AD2"/>
    <w:rsid w:val="00CA52CD"/>
    <w:rsid w:val="00CA582C"/>
    <w:rsid w:val="00CA6DFE"/>
    <w:rsid w:val="00CA7CB5"/>
    <w:rsid w:val="00CB0058"/>
    <w:rsid w:val="00CB1E34"/>
    <w:rsid w:val="00CB20F7"/>
    <w:rsid w:val="00CB320C"/>
    <w:rsid w:val="00CB327D"/>
    <w:rsid w:val="00CB33D6"/>
    <w:rsid w:val="00CB6951"/>
    <w:rsid w:val="00CB7131"/>
    <w:rsid w:val="00CC1050"/>
    <w:rsid w:val="00CC5274"/>
    <w:rsid w:val="00CC62A4"/>
    <w:rsid w:val="00CC7580"/>
    <w:rsid w:val="00CD1997"/>
    <w:rsid w:val="00CD20F0"/>
    <w:rsid w:val="00CD2B2D"/>
    <w:rsid w:val="00CD368B"/>
    <w:rsid w:val="00CD65EA"/>
    <w:rsid w:val="00CD7570"/>
    <w:rsid w:val="00CE0DFC"/>
    <w:rsid w:val="00CE236B"/>
    <w:rsid w:val="00CE621F"/>
    <w:rsid w:val="00CE7DA3"/>
    <w:rsid w:val="00CF03CE"/>
    <w:rsid w:val="00CF0456"/>
    <w:rsid w:val="00CF12A3"/>
    <w:rsid w:val="00CF2310"/>
    <w:rsid w:val="00CF42A4"/>
    <w:rsid w:val="00CF4425"/>
    <w:rsid w:val="00CF51B9"/>
    <w:rsid w:val="00CF5906"/>
    <w:rsid w:val="00CF5CF6"/>
    <w:rsid w:val="00CF6B7B"/>
    <w:rsid w:val="00D000C5"/>
    <w:rsid w:val="00D00D68"/>
    <w:rsid w:val="00D02AB9"/>
    <w:rsid w:val="00D03655"/>
    <w:rsid w:val="00D04AC5"/>
    <w:rsid w:val="00D05DAF"/>
    <w:rsid w:val="00D05FEE"/>
    <w:rsid w:val="00D06498"/>
    <w:rsid w:val="00D06EA0"/>
    <w:rsid w:val="00D10576"/>
    <w:rsid w:val="00D117D3"/>
    <w:rsid w:val="00D12532"/>
    <w:rsid w:val="00D127E9"/>
    <w:rsid w:val="00D1315F"/>
    <w:rsid w:val="00D13CF3"/>
    <w:rsid w:val="00D13D90"/>
    <w:rsid w:val="00D1488A"/>
    <w:rsid w:val="00D14BEE"/>
    <w:rsid w:val="00D15491"/>
    <w:rsid w:val="00D16E91"/>
    <w:rsid w:val="00D17235"/>
    <w:rsid w:val="00D17AF4"/>
    <w:rsid w:val="00D26B3E"/>
    <w:rsid w:val="00D2713D"/>
    <w:rsid w:val="00D30138"/>
    <w:rsid w:val="00D3020B"/>
    <w:rsid w:val="00D3331F"/>
    <w:rsid w:val="00D34694"/>
    <w:rsid w:val="00D34D48"/>
    <w:rsid w:val="00D4024F"/>
    <w:rsid w:val="00D406B2"/>
    <w:rsid w:val="00D40D69"/>
    <w:rsid w:val="00D44262"/>
    <w:rsid w:val="00D44F0C"/>
    <w:rsid w:val="00D45B99"/>
    <w:rsid w:val="00D508A4"/>
    <w:rsid w:val="00D5115B"/>
    <w:rsid w:val="00D528C7"/>
    <w:rsid w:val="00D54471"/>
    <w:rsid w:val="00D54C1A"/>
    <w:rsid w:val="00D57AD4"/>
    <w:rsid w:val="00D63A39"/>
    <w:rsid w:val="00D658D9"/>
    <w:rsid w:val="00D65FB3"/>
    <w:rsid w:val="00D66530"/>
    <w:rsid w:val="00D67D79"/>
    <w:rsid w:val="00D706DD"/>
    <w:rsid w:val="00D722D4"/>
    <w:rsid w:val="00D733BA"/>
    <w:rsid w:val="00D74A79"/>
    <w:rsid w:val="00D75C3F"/>
    <w:rsid w:val="00D802F7"/>
    <w:rsid w:val="00D81293"/>
    <w:rsid w:val="00D81357"/>
    <w:rsid w:val="00D825F6"/>
    <w:rsid w:val="00D852E8"/>
    <w:rsid w:val="00D86065"/>
    <w:rsid w:val="00D87260"/>
    <w:rsid w:val="00D87CAC"/>
    <w:rsid w:val="00D90AAE"/>
    <w:rsid w:val="00D92166"/>
    <w:rsid w:val="00D93523"/>
    <w:rsid w:val="00D945F8"/>
    <w:rsid w:val="00D94CBD"/>
    <w:rsid w:val="00D963EC"/>
    <w:rsid w:val="00D97BED"/>
    <w:rsid w:val="00DA0F97"/>
    <w:rsid w:val="00DA68E9"/>
    <w:rsid w:val="00DA69B9"/>
    <w:rsid w:val="00DB0CA3"/>
    <w:rsid w:val="00DB2387"/>
    <w:rsid w:val="00DB3047"/>
    <w:rsid w:val="00DB33E5"/>
    <w:rsid w:val="00DB347D"/>
    <w:rsid w:val="00DB435A"/>
    <w:rsid w:val="00DB6569"/>
    <w:rsid w:val="00DC02C2"/>
    <w:rsid w:val="00DC2935"/>
    <w:rsid w:val="00DC46FD"/>
    <w:rsid w:val="00DC5A01"/>
    <w:rsid w:val="00DC7DF4"/>
    <w:rsid w:val="00DC7E8B"/>
    <w:rsid w:val="00DD2031"/>
    <w:rsid w:val="00DD3D34"/>
    <w:rsid w:val="00DD459C"/>
    <w:rsid w:val="00DD4918"/>
    <w:rsid w:val="00DE01F9"/>
    <w:rsid w:val="00DE0917"/>
    <w:rsid w:val="00DE2652"/>
    <w:rsid w:val="00DE2D76"/>
    <w:rsid w:val="00DE682B"/>
    <w:rsid w:val="00DE704B"/>
    <w:rsid w:val="00DF2286"/>
    <w:rsid w:val="00DF2541"/>
    <w:rsid w:val="00DF3063"/>
    <w:rsid w:val="00DF3DBF"/>
    <w:rsid w:val="00DF5228"/>
    <w:rsid w:val="00DF62EC"/>
    <w:rsid w:val="00E00662"/>
    <w:rsid w:val="00E00A00"/>
    <w:rsid w:val="00E01C1D"/>
    <w:rsid w:val="00E02909"/>
    <w:rsid w:val="00E033D6"/>
    <w:rsid w:val="00E0347C"/>
    <w:rsid w:val="00E0388D"/>
    <w:rsid w:val="00E0475A"/>
    <w:rsid w:val="00E04784"/>
    <w:rsid w:val="00E056E2"/>
    <w:rsid w:val="00E05F97"/>
    <w:rsid w:val="00E066E7"/>
    <w:rsid w:val="00E07BFD"/>
    <w:rsid w:val="00E1049C"/>
    <w:rsid w:val="00E1193E"/>
    <w:rsid w:val="00E178D5"/>
    <w:rsid w:val="00E21031"/>
    <w:rsid w:val="00E212D7"/>
    <w:rsid w:val="00E219DB"/>
    <w:rsid w:val="00E24E5E"/>
    <w:rsid w:val="00E2523F"/>
    <w:rsid w:val="00E278A8"/>
    <w:rsid w:val="00E30DA8"/>
    <w:rsid w:val="00E30DFF"/>
    <w:rsid w:val="00E32364"/>
    <w:rsid w:val="00E3342B"/>
    <w:rsid w:val="00E34479"/>
    <w:rsid w:val="00E40003"/>
    <w:rsid w:val="00E400C9"/>
    <w:rsid w:val="00E421EE"/>
    <w:rsid w:val="00E422AF"/>
    <w:rsid w:val="00E43278"/>
    <w:rsid w:val="00E4419D"/>
    <w:rsid w:val="00E442FF"/>
    <w:rsid w:val="00E455C6"/>
    <w:rsid w:val="00E45A52"/>
    <w:rsid w:val="00E47D10"/>
    <w:rsid w:val="00E52EDE"/>
    <w:rsid w:val="00E62ACC"/>
    <w:rsid w:val="00E669D4"/>
    <w:rsid w:val="00E67C2E"/>
    <w:rsid w:val="00E702BF"/>
    <w:rsid w:val="00E72E2F"/>
    <w:rsid w:val="00E75E5E"/>
    <w:rsid w:val="00E768C6"/>
    <w:rsid w:val="00E77997"/>
    <w:rsid w:val="00E80AC1"/>
    <w:rsid w:val="00E81522"/>
    <w:rsid w:val="00E81948"/>
    <w:rsid w:val="00E83E17"/>
    <w:rsid w:val="00E8D5AF"/>
    <w:rsid w:val="00E90EEF"/>
    <w:rsid w:val="00E91C86"/>
    <w:rsid w:val="00E92AAD"/>
    <w:rsid w:val="00E93F16"/>
    <w:rsid w:val="00E97D5B"/>
    <w:rsid w:val="00EA0085"/>
    <w:rsid w:val="00EA0B72"/>
    <w:rsid w:val="00EA1A77"/>
    <w:rsid w:val="00EA2C65"/>
    <w:rsid w:val="00EA311B"/>
    <w:rsid w:val="00EA542E"/>
    <w:rsid w:val="00EA59B5"/>
    <w:rsid w:val="00EA5BEA"/>
    <w:rsid w:val="00EA70FE"/>
    <w:rsid w:val="00EB3934"/>
    <w:rsid w:val="00EB57BB"/>
    <w:rsid w:val="00EB62E0"/>
    <w:rsid w:val="00EB7D82"/>
    <w:rsid w:val="00EC0C8F"/>
    <w:rsid w:val="00EC0FE0"/>
    <w:rsid w:val="00EC319A"/>
    <w:rsid w:val="00EC32B5"/>
    <w:rsid w:val="00EC5DC2"/>
    <w:rsid w:val="00EC664C"/>
    <w:rsid w:val="00EC7C91"/>
    <w:rsid w:val="00ED257A"/>
    <w:rsid w:val="00ED294E"/>
    <w:rsid w:val="00ED2C71"/>
    <w:rsid w:val="00ED3253"/>
    <w:rsid w:val="00ED3DB8"/>
    <w:rsid w:val="00ED4459"/>
    <w:rsid w:val="00ED4595"/>
    <w:rsid w:val="00ED583F"/>
    <w:rsid w:val="00ED7762"/>
    <w:rsid w:val="00EE00AC"/>
    <w:rsid w:val="00EE0C5E"/>
    <w:rsid w:val="00EE1340"/>
    <w:rsid w:val="00EE30E6"/>
    <w:rsid w:val="00EE41F4"/>
    <w:rsid w:val="00EE4720"/>
    <w:rsid w:val="00EE6DC3"/>
    <w:rsid w:val="00EE6E7E"/>
    <w:rsid w:val="00EF16B4"/>
    <w:rsid w:val="00EF2663"/>
    <w:rsid w:val="00EF54CB"/>
    <w:rsid w:val="00EF7B38"/>
    <w:rsid w:val="00F00040"/>
    <w:rsid w:val="00F018C5"/>
    <w:rsid w:val="00F01BA5"/>
    <w:rsid w:val="00F0284F"/>
    <w:rsid w:val="00F045D8"/>
    <w:rsid w:val="00F058DE"/>
    <w:rsid w:val="00F06370"/>
    <w:rsid w:val="00F07A0C"/>
    <w:rsid w:val="00F1213D"/>
    <w:rsid w:val="00F126F5"/>
    <w:rsid w:val="00F14078"/>
    <w:rsid w:val="00F14BC8"/>
    <w:rsid w:val="00F22327"/>
    <w:rsid w:val="00F229EF"/>
    <w:rsid w:val="00F23E38"/>
    <w:rsid w:val="00F25132"/>
    <w:rsid w:val="00F27F63"/>
    <w:rsid w:val="00F33A12"/>
    <w:rsid w:val="00F34230"/>
    <w:rsid w:val="00F35AF5"/>
    <w:rsid w:val="00F36621"/>
    <w:rsid w:val="00F369AD"/>
    <w:rsid w:val="00F36CEE"/>
    <w:rsid w:val="00F37229"/>
    <w:rsid w:val="00F372D3"/>
    <w:rsid w:val="00F40AF2"/>
    <w:rsid w:val="00F41E03"/>
    <w:rsid w:val="00F434FB"/>
    <w:rsid w:val="00F46867"/>
    <w:rsid w:val="00F46BB3"/>
    <w:rsid w:val="00F4728F"/>
    <w:rsid w:val="00F47547"/>
    <w:rsid w:val="00F52397"/>
    <w:rsid w:val="00F53A84"/>
    <w:rsid w:val="00F56981"/>
    <w:rsid w:val="00F569E8"/>
    <w:rsid w:val="00F56ED7"/>
    <w:rsid w:val="00F5798C"/>
    <w:rsid w:val="00F6172E"/>
    <w:rsid w:val="00F642F2"/>
    <w:rsid w:val="00F66593"/>
    <w:rsid w:val="00F6698E"/>
    <w:rsid w:val="00F66DDA"/>
    <w:rsid w:val="00F67FE3"/>
    <w:rsid w:val="00F70D8F"/>
    <w:rsid w:val="00F70EC2"/>
    <w:rsid w:val="00F71360"/>
    <w:rsid w:val="00F7787C"/>
    <w:rsid w:val="00F807DA"/>
    <w:rsid w:val="00F83434"/>
    <w:rsid w:val="00F84CAA"/>
    <w:rsid w:val="00F85DD5"/>
    <w:rsid w:val="00F86304"/>
    <w:rsid w:val="00F93D7C"/>
    <w:rsid w:val="00F95040"/>
    <w:rsid w:val="00F95F14"/>
    <w:rsid w:val="00FA001C"/>
    <w:rsid w:val="00FA0C3F"/>
    <w:rsid w:val="00FA654F"/>
    <w:rsid w:val="00FA77CF"/>
    <w:rsid w:val="00FA7BF8"/>
    <w:rsid w:val="00FB1133"/>
    <w:rsid w:val="00FB1ABD"/>
    <w:rsid w:val="00FB2AB2"/>
    <w:rsid w:val="00FB322A"/>
    <w:rsid w:val="00FB33A3"/>
    <w:rsid w:val="00FB56B6"/>
    <w:rsid w:val="00FC027F"/>
    <w:rsid w:val="00FC2ED3"/>
    <w:rsid w:val="00FC43BA"/>
    <w:rsid w:val="00FD0230"/>
    <w:rsid w:val="00FD40C0"/>
    <w:rsid w:val="00FD4415"/>
    <w:rsid w:val="00FD5460"/>
    <w:rsid w:val="00FD5BA4"/>
    <w:rsid w:val="00FD5C05"/>
    <w:rsid w:val="00FD764D"/>
    <w:rsid w:val="00FE233C"/>
    <w:rsid w:val="00FE480D"/>
    <w:rsid w:val="00FE53F1"/>
    <w:rsid w:val="00FE5E23"/>
    <w:rsid w:val="00FF04AC"/>
    <w:rsid w:val="00FF0D15"/>
    <w:rsid w:val="00FF0DC3"/>
    <w:rsid w:val="00FF2505"/>
    <w:rsid w:val="00FF3AE7"/>
    <w:rsid w:val="00FF4F47"/>
    <w:rsid w:val="00FF5716"/>
    <w:rsid w:val="01047923"/>
    <w:rsid w:val="011862F4"/>
    <w:rsid w:val="01579CD5"/>
    <w:rsid w:val="017E3A76"/>
    <w:rsid w:val="0185F479"/>
    <w:rsid w:val="01B67332"/>
    <w:rsid w:val="01DFE69E"/>
    <w:rsid w:val="01FAF176"/>
    <w:rsid w:val="021CD5B3"/>
    <w:rsid w:val="022037C5"/>
    <w:rsid w:val="026F1D35"/>
    <w:rsid w:val="02875427"/>
    <w:rsid w:val="02A2F7BA"/>
    <w:rsid w:val="02D1896B"/>
    <w:rsid w:val="02ED54CD"/>
    <w:rsid w:val="03109AC3"/>
    <w:rsid w:val="031A1BB7"/>
    <w:rsid w:val="03E3D928"/>
    <w:rsid w:val="043A3199"/>
    <w:rsid w:val="044BDD53"/>
    <w:rsid w:val="047A8030"/>
    <w:rsid w:val="050333BB"/>
    <w:rsid w:val="0652DFF3"/>
    <w:rsid w:val="0656CC88"/>
    <w:rsid w:val="06916B11"/>
    <w:rsid w:val="072B6973"/>
    <w:rsid w:val="07950790"/>
    <w:rsid w:val="079B9F88"/>
    <w:rsid w:val="07A0917D"/>
    <w:rsid w:val="07CEA608"/>
    <w:rsid w:val="07E9A874"/>
    <w:rsid w:val="07F17AB6"/>
    <w:rsid w:val="07F3346E"/>
    <w:rsid w:val="08071344"/>
    <w:rsid w:val="098554B5"/>
    <w:rsid w:val="0A022D0B"/>
    <w:rsid w:val="0AACC4A1"/>
    <w:rsid w:val="0AC3A303"/>
    <w:rsid w:val="0ADF8B90"/>
    <w:rsid w:val="0BB999B0"/>
    <w:rsid w:val="0C93F853"/>
    <w:rsid w:val="0CB9FFDE"/>
    <w:rsid w:val="0CBEA255"/>
    <w:rsid w:val="0CC34254"/>
    <w:rsid w:val="0E752877"/>
    <w:rsid w:val="0F288844"/>
    <w:rsid w:val="0F5AB037"/>
    <w:rsid w:val="0F5BD316"/>
    <w:rsid w:val="0F6B8A92"/>
    <w:rsid w:val="0F9D1682"/>
    <w:rsid w:val="0FB370E9"/>
    <w:rsid w:val="0FCD7A26"/>
    <w:rsid w:val="0FE3F3A6"/>
    <w:rsid w:val="101EED9E"/>
    <w:rsid w:val="10B3A132"/>
    <w:rsid w:val="112474DF"/>
    <w:rsid w:val="1155BB66"/>
    <w:rsid w:val="117CB069"/>
    <w:rsid w:val="118E9322"/>
    <w:rsid w:val="1211FF8A"/>
    <w:rsid w:val="124B815D"/>
    <w:rsid w:val="13566320"/>
    <w:rsid w:val="13E7C382"/>
    <w:rsid w:val="145F423C"/>
    <w:rsid w:val="15EEC173"/>
    <w:rsid w:val="15F2BE76"/>
    <w:rsid w:val="1603A3B4"/>
    <w:rsid w:val="160908B6"/>
    <w:rsid w:val="163E798B"/>
    <w:rsid w:val="1673914A"/>
    <w:rsid w:val="1695FAA5"/>
    <w:rsid w:val="16ED3D6A"/>
    <w:rsid w:val="180697EA"/>
    <w:rsid w:val="180898F2"/>
    <w:rsid w:val="1818F3FF"/>
    <w:rsid w:val="1827B767"/>
    <w:rsid w:val="18343E83"/>
    <w:rsid w:val="183BA126"/>
    <w:rsid w:val="1929C183"/>
    <w:rsid w:val="1A02436B"/>
    <w:rsid w:val="1A6DCFC6"/>
    <w:rsid w:val="1C45AB63"/>
    <w:rsid w:val="1CFEF62C"/>
    <w:rsid w:val="1D2AC0A8"/>
    <w:rsid w:val="1D2EE27E"/>
    <w:rsid w:val="1DA16EBE"/>
    <w:rsid w:val="1DAF7B19"/>
    <w:rsid w:val="1DF9C4BB"/>
    <w:rsid w:val="1E068CFA"/>
    <w:rsid w:val="1E552B50"/>
    <w:rsid w:val="1E569C57"/>
    <w:rsid w:val="1E59B015"/>
    <w:rsid w:val="1EEA78CD"/>
    <w:rsid w:val="1EF80E9E"/>
    <w:rsid w:val="1F8921F7"/>
    <w:rsid w:val="1F94A71D"/>
    <w:rsid w:val="1FD5D6E5"/>
    <w:rsid w:val="1FE98987"/>
    <w:rsid w:val="20469F2F"/>
    <w:rsid w:val="20EC93E6"/>
    <w:rsid w:val="2117E85D"/>
    <w:rsid w:val="21182048"/>
    <w:rsid w:val="211F1C6A"/>
    <w:rsid w:val="215A2775"/>
    <w:rsid w:val="21CBF9C6"/>
    <w:rsid w:val="21D35076"/>
    <w:rsid w:val="22336039"/>
    <w:rsid w:val="228DCF6A"/>
    <w:rsid w:val="2290464D"/>
    <w:rsid w:val="232B68E1"/>
    <w:rsid w:val="23B092BF"/>
    <w:rsid w:val="23D1361B"/>
    <w:rsid w:val="2468F223"/>
    <w:rsid w:val="249C9371"/>
    <w:rsid w:val="24FBAFE0"/>
    <w:rsid w:val="2545EE0F"/>
    <w:rsid w:val="26631EF7"/>
    <w:rsid w:val="26F5FE72"/>
    <w:rsid w:val="272E947E"/>
    <w:rsid w:val="2769E52E"/>
    <w:rsid w:val="279BE15C"/>
    <w:rsid w:val="28E9B20B"/>
    <w:rsid w:val="29D6F46D"/>
    <w:rsid w:val="29E2E54A"/>
    <w:rsid w:val="29E7209C"/>
    <w:rsid w:val="2A1F6021"/>
    <w:rsid w:val="2ACDB510"/>
    <w:rsid w:val="2AEB7410"/>
    <w:rsid w:val="2B5B85EB"/>
    <w:rsid w:val="2C109D0C"/>
    <w:rsid w:val="2D64CC7D"/>
    <w:rsid w:val="2DCA8135"/>
    <w:rsid w:val="2E2D41DE"/>
    <w:rsid w:val="2E8FCC66"/>
    <w:rsid w:val="2F1F04E0"/>
    <w:rsid w:val="2F39EF48"/>
    <w:rsid w:val="2FA452C9"/>
    <w:rsid w:val="301B8B6A"/>
    <w:rsid w:val="312B0434"/>
    <w:rsid w:val="316D902C"/>
    <w:rsid w:val="3171DC23"/>
    <w:rsid w:val="317FBE55"/>
    <w:rsid w:val="31AC28C7"/>
    <w:rsid w:val="3218AEC6"/>
    <w:rsid w:val="32EA0C06"/>
    <w:rsid w:val="32F3DBE1"/>
    <w:rsid w:val="3327007B"/>
    <w:rsid w:val="33623C9A"/>
    <w:rsid w:val="34DD53C7"/>
    <w:rsid w:val="354743CC"/>
    <w:rsid w:val="356C3750"/>
    <w:rsid w:val="356D07A3"/>
    <w:rsid w:val="3609A666"/>
    <w:rsid w:val="36920FAB"/>
    <w:rsid w:val="36AD6954"/>
    <w:rsid w:val="36CF308C"/>
    <w:rsid w:val="37250D50"/>
    <w:rsid w:val="374C11A8"/>
    <w:rsid w:val="37B8C7C4"/>
    <w:rsid w:val="3850BC58"/>
    <w:rsid w:val="389F9AE4"/>
    <w:rsid w:val="3935029B"/>
    <w:rsid w:val="39443C2B"/>
    <w:rsid w:val="3966C115"/>
    <w:rsid w:val="39BF05A0"/>
    <w:rsid w:val="3A1D7723"/>
    <w:rsid w:val="3A290B11"/>
    <w:rsid w:val="3A3F4D64"/>
    <w:rsid w:val="3A84B884"/>
    <w:rsid w:val="3A9A78D5"/>
    <w:rsid w:val="3B2FD540"/>
    <w:rsid w:val="3B5230ED"/>
    <w:rsid w:val="3B60B8CE"/>
    <w:rsid w:val="3B7FE92A"/>
    <w:rsid w:val="3BA5D676"/>
    <w:rsid w:val="3C2BAE98"/>
    <w:rsid w:val="3D205861"/>
    <w:rsid w:val="3D22D14B"/>
    <w:rsid w:val="3D39FE6A"/>
    <w:rsid w:val="3D6F368F"/>
    <w:rsid w:val="3DAED6BE"/>
    <w:rsid w:val="3E1F5AF8"/>
    <w:rsid w:val="3E5A1CB6"/>
    <w:rsid w:val="3EAF717D"/>
    <w:rsid w:val="3EF597C1"/>
    <w:rsid w:val="3F0F53FF"/>
    <w:rsid w:val="3F400EFC"/>
    <w:rsid w:val="3F520F54"/>
    <w:rsid w:val="3FAD8BCE"/>
    <w:rsid w:val="4011ACC5"/>
    <w:rsid w:val="40171851"/>
    <w:rsid w:val="40BA99BE"/>
    <w:rsid w:val="40CC65AE"/>
    <w:rsid w:val="40FFC447"/>
    <w:rsid w:val="410E793D"/>
    <w:rsid w:val="413D3DB6"/>
    <w:rsid w:val="414F9FFA"/>
    <w:rsid w:val="41D61E14"/>
    <w:rsid w:val="41E07ED5"/>
    <w:rsid w:val="423CA64B"/>
    <w:rsid w:val="428C7AEA"/>
    <w:rsid w:val="42B3028F"/>
    <w:rsid w:val="42B49D1B"/>
    <w:rsid w:val="42DFE733"/>
    <w:rsid w:val="4368AFDC"/>
    <w:rsid w:val="436D7739"/>
    <w:rsid w:val="43D33CEF"/>
    <w:rsid w:val="43DF499A"/>
    <w:rsid w:val="44E93C6D"/>
    <w:rsid w:val="45DDF948"/>
    <w:rsid w:val="45F0808D"/>
    <w:rsid w:val="46136A47"/>
    <w:rsid w:val="467708E7"/>
    <w:rsid w:val="46D1A3CA"/>
    <w:rsid w:val="46E1D1F3"/>
    <w:rsid w:val="4723900F"/>
    <w:rsid w:val="48B02D92"/>
    <w:rsid w:val="48B3DD81"/>
    <w:rsid w:val="48C3D58C"/>
    <w:rsid w:val="48E6C43B"/>
    <w:rsid w:val="4911442F"/>
    <w:rsid w:val="4A393387"/>
    <w:rsid w:val="4A9DE657"/>
    <w:rsid w:val="4A9FF161"/>
    <w:rsid w:val="4B0229FF"/>
    <w:rsid w:val="4B473A73"/>
    <w:rsid w:val="4B91A06A"/>
    <w:rsid w:val="4BCC9135"/>
    <w:rsid w:val="4BEFB542"/>
    <w:rsid w:val="4C024E9B"/>
    <w:rsid w:val="4CB14CE3"/>
    <w:rsid w:val="4CE8D995"/>
    <w:rsid w:val="4D3836CB"/>
    <w:rsid w:val="4D5A6E80"/>
    <w:rsid w:val="4DE6DBED"/>
    <w:rsid w:val="4E07206F"/>
    <w:rsid w:val="4E8F63BE"/>
    <w:rsid w:val="4EAF6D92"/>
    <w:rsid w:val="4F03D850"/>
    <w:rsid w:val="4F1F93A4"/>
    <w:rsid w:val="4F22AB76"/>
    <w:rsid w:val="4FB793F5"/>
    <w:rsid w:val="4FEF9D51"/>
    <w:rsid w:val="502560E5"/>
    <w:rsid w:val="51C7481A"/>
    <w:rsid w:val="51CFDBD1"/>
    <w:rsid w:val="524109A0"/>
    <w:rsid w:val="529C4BDA"/>
    <w:rsid w:val="52A8B2A2"/>
    <w:rsid w:val="52EAB1BE"/>
    <w:rsid w:val="532D129E"/>
    <w:rsid w:val="538C308C"/>
    <w:rsid w:val="53A70F39"/>
    <w:rsid w:val="53D740B0"/>
    <w:rsid w:val="544FD8B2"/>
    <w:rsid w:val="547AD80F"/>
    <w:rsid w:val="54DC52E5"/>
    <w:rsid w:val="552BCA3D"/>
    <w:rsid w:val="55304942"/>
    <w:rsid w:val="559DE2A5"/>
    <w:rsid w:val="55EDABD0"/>
    <w:rsid w:val="5659025B"/>
    <w:rsid w:val="56A55E81"/>
    <w:rsid w:val="56CA2F8E"/>
    <w:rsid w:val="57017CA2"/>
    <w:rsid w:val="58A395A5"/>
    <w:rsid w:val="58F9C8F8"/>
    <w:rsid w:val="590334BA"/>
    <w:rsid w:val="5A092060"/>
    <w:rsid w:val="5A8C1DE6"/>
    <w:rsid w:val="5B907747"/>
    <w:rsid w:val="5E0DF3F1"/>
    <w:rsid w:val="5EDD2B76"/>
    <w:rsid w:val="5EFA7750"/>
    <w:rsid w:val="5F297CFB"/>
    <w:rsid w:val="5F6A53FE"/>
    <w:rsid w:val="5FACB9C0"/>
    <w:rsid w:val="6013A838"/>
    <w:rsid w:val="601ECEBE"/>
    <w:rsid w:val="6079BAE0"/>
    <w:rsid w:val="60871A16"/>
    <w:rsid w:val="608BFBEA"/>
    <w:rsid w:val="60AC6835"/>
    <w:rsid w:val="60EBE191"/>
    <w:rsid w:val="61188D1A"/>
    <w:rsid w:val="61537EC9"/>
    <w:rsid w:val="6197A105"/>
    <w:rsid w:val="61A1935B"/>
    <w:rsid w:val="61E2473F"/>
    <w:rsid w:val="61E6F7F0"/>
    <w:rsid w:val="627B5CF0"/>
    <w:rsid w:val="628E80F4"/>
    <w:rsid w:val="63939AE4"/>
    <w:rsid w:val="63E2E926"/>
    <w:rsid w:val="6408C4F0"/>
    <w:rsid w:val="640F7F57"/>
    <w:rsid w:val="64407648"/>
    <w:rsid w:val="64A3CD33"/>
    <w:rsid w:val="64AB7C69"/>
    <w:rsid w:val="6525B733"/>
    <w:rsid w:val="65596F06"/>
    <w:rsid w:val="6626553D"/>
    <w:rsid w:val="66EC98D8"/>
    <w:rsid w:val="671F9C4C"/>
    <w:rsid w:val="67E6BE32"/>
    <w:rsid w:val="67E8DD1B"/>
    <w:rsid w:val="6821DAB9"/>
    <w:rsid w:val="68B85432"/>
    <w:rsid w:val="68CAFB5F"/>
    <w:rsid w:val="68D452FA"/>
    <w:rsid w:val="68F3B044"/>
    <w:rsid w:val="693704C7"/>
    <w:rsid w:val="696BC3EA"/>
    <w:rsid w:val="6979E8E7"/>
    <w:rsid w:val="69EE7D37"/>
    <w:rsid w:val="6B5B9FDD"/>
    <w:rsid w:val="6B82DC80"/>
    <w:rsid w:val="6B88AC21"/>
    <w:rsid w:val="6B8BFDA2"/>
    <w:rsid w:val="6BD928EF"/>
    <w:rsid w:val="6C39B5BA"/>
    <w:rsid w:val="6CD01E88"/>
    <w:rsid w:val="6D3C1C2F"/>
    <w:rsid w:val="6DC98F7F"/>
    <w:rsid w:val="6E1729DA"/>
    <w:rsid w:val="6E236CC4"/>
    <w:rsid w:val="6E4CE573"/>
    <w:rsid w:val="6E93B524"/>
    <w:rsid w:val="6EEC8640"/>
    <w:rsid w:val="6F07F6E4"/>
    <w:rsid w:val="6FBDDB22"/>
    <w:rsid w:val="6FD4857A"/>
    <w:rsid w:val="70E77ECB"/>
    <w:rsid w:val="70FB44D1"/>
    <w:rsid w:val="724135F6"/>
    <w:rsid w:val="72EE9A25"/>
    <w:rsid w:val="739BBA44"/>
    <w:rsid w:val="7430BA7D"/>
    <w:rsid w:val="74592C35"/>
    <w:rsid w:val="74665A48"/>
    <w:rsid w:val="74A07C25"/>
    <w:rsid w:val="74FD5AE2"/>
    <w:rsid w:val="7528D550"/>
    <w:rsid w:val="7580B63E"/>
    <w:rsid w:val="75B38646"/>
    <w:rsid w:val="75EE055F"/>
    <w:rsid w:val="7626C2E5"/>
    <w:rsid w:val="763CA9EA"/>
    <w:rsid w:val="76A29F79"/>
    <w:rsid w:val="76B9D070"/>
    <w:rsid w:val="76F09039"/>
    <w:rsid w:val="7785E1CD"/>
    <w:rsid w:val="77BAA0B7"/>
    <w:rsid w:val="78037DEB"/>
    <w:rsid w:val="78CBF33B"/>
    <w:rsid w:val="79237971"/>
    <w:rsid w:val="79623442"/>
    <w:rsid w:val="79CAB06F"/>
    <w:rsid w:val="7A7C7445"/>
    <w:rsid w:val="7A991455"/>
    <w:rsid w:val="7AC4A9B3"/>
    <w:rsid w:val="7B561E4E"/>
    <w:rsid w:val="7B6DFD95"/>
    <w:rsid w:val="7B9F7982"/>
    <w:rsid w:val="7BECE4F3"/>
    <w:rsid w:val="7C0DFEBF"/>
    <w:rsid w:val="7C5F68D6"/>
    <w:rsid w:val="7CFA0437"/>
    <w:rsid w:val="7DE6FED7"/>
    <w:rsid w:val="7DEE76A8"/>
    <w:rsid w:val="7DF984C8"/>
    <w:rsid w:val="7EBC2A0E"/>
    <w:rsid w:val="7F1DBB0E"/>
    <w:rsid w:val="7F3EBCB1"/>
    <w:rsid w:val="7F80BDD7"/>
    <w:rsid w:val="7F93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167C7778"/>
  <w15:chartTrackingRefBased/>
  <w15:docId w15:val="{BBC1223D-B658-4235-800F-BB2046AD1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autoRedefine/>
    <w:qFormat/>
    <w:rsid w:val="00501009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</w:rPr>
  </w:style>
  <w:style w:type="paragraph" w:styleId="1">
    <w:name w:val="heading 1"/>
    <w:basedOn w:val="a0"/>
    <w:next w:val="a0"/>
    <w:link w:val="1Char"/>
    <w:autoRedefine/>
    <w:qFormat/>
    <w:rsid w:val="00530A65"/>
    <w:pPr>
      <w:keepNext/>
      <w:numPr>
        <w:numId w:val="8"/>
      </w:numPr>
      <w:outlineLvl w:val="0"/>
    </w:pPr>
    <w:rPr>
      <w:b/>
      <w:sz w:val="32"/>
      <w:szCs w:val="28"/>
    </w:rPr>
  </w:style>
  <w:style w:type="paragraph" w:styleId="2">
    <w:name w:val="heading 2"/>
    <w:basedOn w:val="a0"/>
    <w:next w:val="a0"/>
    <w:autoRedefine/>
    <w:qFormat/>
    <w:rsid w:val="00F569E8"/>
    <w:pPr>
      <w:keepNext/>
      <w:numPr>
        <w:ilvl w:val="1"/>
        <w:numId w:val="8"/>
      </w:numPr>
      <w:outlineLvl w:val="1"/>
    </w:pPr>
    <w:rPr>
      <w:b/>
      <w:sz w:val="28"/>
    </w:rPr>
  </w:style>
  <w:style w:type="paragraph" w:styleId="3">
    <w:name w:val="heading 3"/>
    <w:basedOn w:val="a0"/>
    <w:next w:val="a0"/>
    <w:autoRedefine/>
    <w:qFormat/>
    <w:pPr>
      <w:keepNext/>
      <w:numPr>
        <w:ilvl w:val="2"/>
        <w:numId w:val="8"/>
      </w:numPr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0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character" w:styleId="a7">
    <w:name w:val="Hyperlink"/>
    <w:rPr>
      <w:color w:val="0000FF"/>
      <w:u w:val="single"/>
    </w:rPr>
  </w:style>
  <w:style w:type="character" w:styleId="a8">
    <w:name w:val="FollowedHyperlink"/>
    <w:rPr>
      <w:color w:val="800080"/>
      <w:u w:val="single"/>
    </w:rPr>
  </w:style>
  <w:style w:type="paragraph" w:styleId="10">
    <w:name w:val="toc 1"/>
    <w:basedOn w:val="a0"/>
    <w:next w:val="a0"/>
    <w:autoRedefine/>
    <w:uiPriority w:val="39"/>
  </w:style>
  <w:style w:type="paragraph" w:styleId="20">
    <w:name w:val="toc 2"/>
    <w:basedOn w:val="a0"/>
    <w:next w:val="a0"/>
    <w:autoRedefine/>
    <w:uiPriority w:val="39"/>
    <w:pPr>
      <w:ind w:leftChars="200" w:left="425"/>
    </w:pPr>
  </w:style>
  <w:style w:type="paragraph" w:styleId="30">
    <w:name w:val="toc 3"/>
    <w:basedOn w:val="a0"/>
    <w:next w:val="a0"/>
    <w:autoRedefine/>
    <w:semiHidden/>
    <w:pPr>
      <w:ind w:leftChars="400" w:left="850"/>
    </w:pPr>
  </w:style>
  <w:style w:type="paragraph" w:styleId="a">
    <w:name w:val="List Bullet"/>
    <w:basedOn w:val="a0"/>
    <w:autoRedefine/>
    <w:pPr>
      <w:numPr>
        <w:numId w:val="4"/>
      </w:numPr>
    </w:pPr>
  </w:style>
  <w:style w:type="paragraph" w:customStyle="1" w:styleId="a9">
    <w:name w:val="개요글"/>
    <w:basedOn w:val="a0"/>
    <w:rsid w:val="00224E11"/>
    <w:pPr>
      <w:tabs>
        <w:tab w:val="left" w:pos="1134"/>
      </w:tabs>
      <w:autoSpaceDE/>
      <w:autoSpaceDN/>
      <w:spacing w:line="260" w:lineRule="atLeast"/>
      <w:ind w:left="425"/>
    </w:pPr>
    <w:rPr>
      <w:rFonts w:eastAsia="바탕체"/>
    </w:rPr>
  </w:style>
  <w:style w:type="paragraph" w:styleId="aa">
    <w:name w:val="Document Map"/>
    <w:basedOn w:val="a0"/>
    <w:link w:val="Char1"/>
    <w:rsid w:val="00716150"/>
    <w:rPr>
      <w:rFonts w:ascii="굴림"/>
      <w:sz w:val="18"/>
      <w:szCs w:val="18"/>
    </w:rPr>
  </w:style>
  <w:style w:type="character" w:customStyle="1" w:styleId="Char1">
    <w:name w:val="문서 구조 Char"/>
    <w:link w:val="aa"/>
    <w:rsid w:val="00716150"/>
    <w:rPr>
      <w:rFonts w:ascii="굴림" w:eastAsia="굴림" w:hAnsi="Arial"/>
      <w:kern w:val="2"/>
      <w:sz w:val="18"/>
      <w:szCs w:val="18"/>
    </w:rPr>
  </w:style>
  <w:style w:type="character" w:styleId="ab">
    <w:name w:val="Unresolved Mention"/>
    <w:uiPriority w:val="99"/>
    <w:semiHidden/>
    <w:unhideWhenUsed/>
    <w:rsid w:val="00D5115B"/>
    <w:rPr>
      <w:color w:val="605E5C"/>
      <w:shd w:val="clear" w:color="auto" w:fill="E1DFDD"/>
    </w:rPr>
  </w:style>
  <w:style w:type="character" w:customStyle="1" w:styleId="1Char">
    <w:name w:val="제목 1 Char"/>
    <w:link w:val="1"/>
    <w:rsid w:val="00530A65"/>
    <w:rPr>
      <w:rFonts w:ascii="맑은 고딕" w:eastAsia="맑은 고딕" w:hAnsi="맑은 고딕"/>
      <w:b/>
      <w:kern w:val="2"/>
      <w:sz w:val="32"/>
      <w:szCs w:val="28"/>
    </w:rPr>
  </w:style>
  <w:style w:type="character" w:customStyle="1" w:styleId="Char">
    <w:name w:val="머리글 Char"/>
    <w:link w:val="a4"/>
    <w:rsid w:val="00530A65"/>
    <w:rPr>
      <w:rFonts w:ascii="Arial" w:eastAsia="굴림" w:hAnsi="Arial"/>
      <w:kern w:val="2"/>
      <w:szCs w:val="24"/>
    </w:rPr>
  </w:style>
  <w:style w:type="character" w:customStyle="1" w:styleId="Char0">
    <w:name w:val="바닥글 Char"/>
    <w:link w:val="a5"/>
    <w:uiPriority w:val="99"/>
    <w:rsid w:val="006F12F3"/>
    <w:rPr>
      <w:rFonts w:ascii="Arial" w:eastAsia="굴림" w:hAnsi="Arial"/>
      <w:kern w:val="2"/>
      <w:szCs w:val="24"/>
    </w:rPr>
  </w:style>
  <w:style w:type="character" w:customStyle="1" w:styleId="ng-star-inserted">
    <w:name w:val="ng-star-inserted"/>
    <w:rsid w:val="0025378A"/>
  </w:style>
  <w:style w:type="character" w:styleId="HTML">
    <w:name w:val="HTML Code"/>
    <w:uiPriority w:val="99"/>
    <w:unhideWhenUsed/>
    <w:rsid w:val="0025378A"/>
    <w:rPr>
      <w:rFonts w:ascii="굴림체" w:eastAsia="굴림체" w:hAnsi="굴림체" w:cs="굴림체"/>
      <w:sz w:val="24"/>
      <w:szCs w:val="24"/>
    </w:rPr>
  </w:style>
  <w:style w:type="table" w:styleId="ac">
    <w:name w:val="Table Grid"/>
    <w:basedOn w:val="a2"/>
    <w:uiPriority w:val="59"/>
    <w:rsid w:val="00FB41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3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1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6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5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3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2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1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8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2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02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06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743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50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05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76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28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15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34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57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66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66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25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44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50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28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67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72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86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75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40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78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42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61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39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06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85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01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41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84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23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49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4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35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05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40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62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95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5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46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50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71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5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18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69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46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97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60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00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74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860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84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376173">
          <w:marLeft w:val="0"/>
          <w:marRight w:val="0"/>
          <w:marTop w:val="0"/>
          <w:marBottom w:val="0"/>
          <w:divBdr>
            <w:top w:val="single" w:sz="6" w:space="0" w:color="606166"/>
            <w:left w:val="single" w:sz="6" w:space="0" w:color="606166"/>
            <w:bottom w:val="single" w:sz="6" w:space="0" w:color="606166"/>
            <w:right w:val="single" w:sz="6" w:space="0" w:color="606166"/>
          </w:divBdr>
          <w:divsChild>
            <w:div w:id="1061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9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7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58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3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5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6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8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2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8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8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9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4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3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3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8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4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3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3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5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4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4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4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7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4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6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89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80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56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15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44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77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02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36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49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29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81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7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96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43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75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40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70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18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39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72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811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24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030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342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32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01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28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454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53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33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0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87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405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15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12929">
          <w:marLeft w:val="0"/>
          <w:marRight w:val="0"/>
          <w:marTop w:val="0"/>
          <w:marBottom w:val="0"/>
          <w:divBdr>
            <w:top w:val="single" w:sz="6" w:space="0" w:color="606166"/>
            <w:left w:val="single" w:sz="6" w:space="0" w:color="606166"/>
            <w:bottom w:val="single" w:sz="6" w:space="0" w:color="606166"/>
            <w:right w:val="single" w:sz="6" w:space="0" w:color="606166"/>
          </w:divBdr>
          <w:divsChild>
            <w:div w:id="21116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4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7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3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1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8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1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9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7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0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8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1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8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489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10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264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444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25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04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03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54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20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51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97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77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37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40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80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44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99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72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08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68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63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34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50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74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60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669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34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90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29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47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77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44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14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65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66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38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861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00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057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27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27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999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886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9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72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37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31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8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28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89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95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19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82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98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125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35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11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59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25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90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04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877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69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86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41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93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47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45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13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22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79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00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10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551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80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40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03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59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08010">
          <w:marLeft w:val="0"/>
          <w:marRight w:val="0"/>
          <w:marTop w:val="0"/>
          <w:marBottom w:val="0"/>
          <w:divBdr>
            <w:top w:val="single" w:sz="6" w:space="0" w:color="606166"/>
            <w:left w:val="single" w:sz="6" w:space="0" w:color="606166"/>
            <w:bottom w:val="single" w:sz="6" w:space="0" w:color="606166"/>
            <w:right w:val="single" w:sz="6" w:space="0" w:color="606166"/>
          </w:divBdr>
          <w:divsChild>
            <w:div w:id="19621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72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0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9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3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7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7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4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83ac8c-efff-4963-aed6-29d668c962ae"/>
    <lcf76f155ced4ddcb4097134ff3c332f xmlns="03f6a3e7-d453-492f-bcf4-6dea5fa323ea">
      <Terms xmlns="http://schemas.microsoft.com/office/infopath/2007/PartnerControls"/>
    </lcf76f155ced4ddcb4097134ff3c332f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041E56D86A71048BE5B3A87E17C4107" ma:contentTypeVersion="20" ma:contentTypeDescription="새 문서를 만듭니다." ma:contentTypeScope="" ma:versionID="f975602571839f2795afb9e75aad0ae1">
  <xsd:schema xmlns:xsd="http://www.w3.org/2001/XMLSchema" xmlns:xs="http://www.w3.org/2001/XMLSchema" xmlns:p="http://schemas.microsoft.com/office/2006/metadata/properties" xmlns:ns1="http://schemas.microsoft.com/sharepoint/v3" xmlns:ns2="03f6a3e7-d453-492f-bcf4-6dea5fa323ea" xmlns:ns3="b383ac8c-efff-4963-aed6-29d668c962ae" targetNamespace="http://schemas.microsoft.com/office/2006/metadata/properties" ma:root="true" ma:fieldsID="deb52d98fb4272fb7674ba939a812eea" ns1:_="" ns2:_="" ns3:_="">
    <xsd:import namespace="http://schemas.microsoft.com/sharepoint/v3"/>
    <xsd:import namespace="03f6a3e7-d453-492f-bcf4-6dea5fa323ea"/>
    <xsd:import namespace="b383ac8c-efff-4963-aed6-29d668c962ae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시작 날짜 예약" ma:description="시작 날짜 예약은 게시 기능을 사용하여 만드는 사이트 열로, 사이트 방문자에게 이 페이지를 처음 표시할 날짜 및 시간을 지정하는 데 사용합니다." ma:hidden="true" ma:internalName="PublishingStartDate">
      <xsd:simpleType>
        <xsd:restriction base="dms:Unknown"/>
      </xsd:simpleType>
    </xsd:element>
    <xsd:element name="PublishingExpirationDate" ma:index="9" nillable="true" ma:displayName="종료 날짜 예약" ma:description="종료 날짜 예약은 게시 기능을 사용하여 만드는 사이트 열로, 사이트 방문자에게 이 페이지를 더 이상 표시하지 않을 날짜 및 시간을 지정하는 데 사용됩니다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6a3e7-d453-492f-bcf4-6dea5fa323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이미지 태그" ma:readOnly="false" ma:fieldId="{5cf76f15-5ced-4ddc-b409-7134ff3c332f}" ma:taxonomyMulti="true" ma:sspId="0d5d4efe-8183-46ee-8981-00154a4eaa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3ac8c-efff-4963-aed6-29d668c962a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82a1b29-baee-48c0-a026-4270399f710c}" ma:internalName="TaxCatchAll" ma:showField="CatchAllData" ma:web="b383ac8c-efff-4963-aed6-29d668c962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4D24D3-1501-4CD4-8F83-564B25F8D5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4F388B-396A-40E4-A3B5-0343481A58D4}">
  <ds:schemaRefs>
    <ds:schemaRef ds:uri="http://schemas.microsoft.com/office/2006/metadata/properties"/>
    <ds:schemaRef ds:uri="http://schemas.microsoft.com/office/infopath/2007/PartnerControls"/>
    <ds:schemaRef ds:uri="b383ac8c-efff-4963-aed6-29d668c962ae"/>
    <ds:schemaRef ds:uri="03f6a3e7-d453-492f-bcf4-6dea5fa323ea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12B7663-EAEF-4E2C-9733-8F205CA3F3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7ACA06-83A0-428B-9C95-4DE8CA6DC9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3f6a3e7-d453-492f-bcf4-6dea5fa323ea"/>
    <ds:schemaRef ds:uri="b383ac8c-efff-4963-aed6-29d668c96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5741</Words>
  <Characters>32730</Characters>
  <Application>Microsoft Office Word</Application>
  <DocSecurity>0</DocSecurity>
  <Lines>272</Lines>
  <Paragraphs>76</Paragraphs>
  <ScaleCrop>false</ScaleCrop>
  <Company>EXEMobile</Company>
  <LinksUpToDate>false</LinksUpToDate>
  <CharactersWithSpaces>38395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California (프로젝트 명 기입)</dc:title>
  <dc:subject>UI 흐름도</dc:subject>
  <dc:creator>박지환</dc:creator>
  <cp:keywords/>
  <dc:description/>
  <cp:lastModifiedBy>은서 .</cp:lastModifiedBy>
  <cp:revision>2</cp:revision>
  <dcterms:created xsi:type="dcterms:W3CDTF">2025-11-12T13:23:00Z</dcterms:created>
  <dcterms:modified xsi:type="dcterms:W3CDTF">2025-11-12T13:23:00Z</dcterms:modified>
</cp:coreProperties>
</file>